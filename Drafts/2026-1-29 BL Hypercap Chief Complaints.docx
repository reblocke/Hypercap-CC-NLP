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D5EDC" w14:textId="45A68C12" w:rsidR="00D84167" w:rsidRPr="00C33760" w:rsidRDefault="00D20819" w:rsidP="00C33760">
      <w:pPr>
        <w:spacing w:before="100" w:beforeAutospacing="1" w:after="100" w:afterAutospacing="1"/>
        <w:rPr>
          <w:color w:val="000000"/>
        </w:rPr>
      </w:pPr>
      <w:r w:rsidRPr="00D20819">
        <w:rPr>
          <w:color w:val="000000"/>
        </w:rPr>
        <w:t>Chief Complaint Profiles in Hypercapnic Respiratory Failure: A Natural Language Processing Study of MIMIC-IV</w:t>
      </w:r>
    </w:p>
    <w:p w14:paraId="4C19696D" w14:textId="16E84383" w:rsidR="00D20819" w:rsidRPr="00D20819" w:rsidRDefault="00D20819" w:rsidP="00D20819">
      <w:pPr>
        <w:spacing w:before="100" w:beforeAutospacing="1" w:after="100" w:afterAutospacing="1"/>
        <w:rPr>
          <w:color w:val="000000"/>
        </w:rPr>
      </w:pPr>
      <w:r w:rsidRPr="00D20819">
        <w:rPr>
          <w:color w:val="000000"/>
        </w:rPr>
        <w:t>Reyan Merdad</w:t>
      </w:r>
      <w:r w:rsidRPr="00493466">
        <w:rPr>
          <w:color w:val="000000"/>
          <w:vertAlign w:val="superscript"/>
          <w:rPrChange w:id="0" w:author="Brian Locke" w:date="2026-01-29T14:22:00Z" w16du:dateUtc="2026-01-29T21:22:00Z">
            <w:rPr>
              <w:color w:val="000000"/>
            </w:rPr>
          </w:rPrChange>
        </w:rPr>
        <w:t>1</w:t>
      </w:r>
      <w:r w:rsidRPr="00D20819">
        <w:rPr>
          <w:color w:val="000000"/>
        </w:rPr>
        <w:t>, Monique Crawford</w:t>
      </w:r>
      <w:r w:rsidRPr="00493466">
        <w:rPr>
          <w:color w:val="000000"/>
          <w:vertAlign w:val="superscript"/>
          <w:rPrChange w:id="1" w:author="Brian Locke" w:date="2026-01-29T14:22:00Z" w16du:dateUtc="2026-01-29T21:22:00Z">
            <w:rPr>
              <w:color w:val="000000"/>
            </w:rPr>
          </w:rPrChange>
        </w:rPr>
        <w:t>1</w:t>
      </w:r>
      <w:r w:rsidRPr="00D20819">
        <w:rPr>
          <w:color w:val="000000"/>
        </w:rPr>
        <w:t>, Matthias Christenson</w:t>
      </w:r>
      <w:r w:rsidRPr="00493466">
        <w:rPr>
          <w:color w:val="000000"/>
          <w:vertAlign w:val="superscript"/>
          <w:rPrChange w:id="2" w:author="Brian Locke" w:date="2026-01-29T14:22:00Z" w16du:dateUtc="2026-01-29T21:22:00Z">
            <w:rPr>
              <w:color w:val="000000"/>
            </w:rPr>
          </w:rPrChange>
        </w:rPr>
        <w:t>2,3</w:t>
      </w:r>
      <w:r w:rsidRPr="00D20819">
        <w:rPr>
          <w:color w:val="000000"/>
        </w:rPr>
        <w:t>, Warren Pettine</w:t>
      </w:r>
      <w:r w:rsidRPr="00493466">
        <w:rPr>
          <w:color w:val="000000"/>
          <w:vertAlign w:val="superscript"/>
          <w:rPrChange w:id="3" w:author="Brian Locke" w:date="2026-01-29T14:23:00Z" w16du:dateUtc="2026-01-29T21:23:00Z">
            <w:rPr>
              <w:color w:val="000000"/>
            </w:rPr>
          </w:rPrChange>
        </w:rPr>
        <w:t>2,3</w:t>
      </w:r>
      <w:r w:rsidRPr="00D20819">
        <w:rPr>
          <w:color w:val="000000"/>
        </w:rPr>
        <w:t>, Brian Locke</w:t>
      </w:r>
      <w:r w:rsidRPr="00493466">
        <w:rPr>
          <w:color w:val="000000"/>
          <w:vertAlign w:val="superscript"/>
          <w:rPrChange w:id="4" w:author="Brian Locke" w:date="2026-01-29T14:23:00Z" w16du:dateUtc="2026-01-29T21:23:00Z">
            <w:rPr>
              <w:color w:val="000000"/>
            </w:rPr>
          </w:rPrChange>
        </w:rPr>
        <w:t>4</w:t>
      </w:r>
    </w:p>
    <w:p w14:paraId="05EE58C9" w14:textId="77777777" w:rsidR="00D20819" w:rsidRPr="00D20819" w:rsidRDefault="00D20819" w:rsidP="00D20819">
      <w:pPr>
        <w:spacing w:before="100" w:beforeAutospacing="1" w:after="100" w:afterAutospacing="1"/>
        <w:rPr>
          <w:color w:val="000000"/>
        </w:rPr>
      </w:pPr>
      <w:r w:rsidRPr="00D20819">
        <w:rPr>
          <w:color w:val="000000"/>
        </w:rPr>
        <w:t>1. University of Utah Internal Medicine Residency</w:t>
      </w:r>
    </w:p>
    <w:p w14:paraId="23D0D6DC" w14:textId="77777777" w:rsidR="00D20819" w:rsidRPr="00D20819" w:rsidRDefault="00D20819" w:rsidP="00D20819">
      <w:pPr>
        <w:spacing w:before="100" w:beforeAutospacing="1" w:after="100" w:afterAutospacing="1"/>
        <w:rPr>
          <w:color w:val="000000"/>
        </w:rPr>
      </w:pPr>
      <w:r w:rsidRPr="00D20819">
        <w:rPr>
          <w:color w:val="000000"/>
        </w:rPr>
        <w:t>2. Department of Psychiatry, University of Utah</w:t>
      </w:r>
    </w:p>
    <w:p w14:paraId="1DCF8679" w14:textId="77777777" w:rsidR="00D20819" w:rsidRPr="00D20819" w:rsidRDefault="00D20819" w:rsidP="00D20819">
      <w:pPr>
        <w:spacing w:before="100" w:beforeAutospacing="1" w:after="100" w:afterAutospacing="1"/>
        <w:rPr>
          <w:color w:val="000000"/>
        </w:rPr>
      </w:pPr>
      <w:r w:rsidRPr="00D20819">
        <w:rPr>
          <w:color w:val="000000"/>
        </w:rPr>
        <w:t xml:space="preserve">3. Mountain Biometrics, Inc. </w:t>
      </w:r>
    </w:p>
    <w:p w14:paraId="7856345D" w14:textId="3D668D8C" w:rsidR="00D20819" w:rsidRPr="00D84167" w:rsidRDefault="00D20819" w:rsidP="00D20819">
      <w:pPr>
        <w:spacing w:before="100" w:beforeAutospacing="1" w:after="100" w:afterAutospacing="1"/>
        <w:rPr>
          <w:color w:val="000000"/>
        </w:rPr>
      </w:pPr>
      <w:r w:rsidRPr="00D20819">
        <w:rPr>
          <w:color w:val="000000"/>
        </w:rPr>
        <w:t>4. Department of Pulmonary and Critical Care, Intermountain Medical Center</w:t>
      </w:r>
    </w:p>
    <w:p w14:paraId="4559B700" w14:textId="77777777" w:rsidR="00D84167" w:rsidRPr="00D20819" w:rsidRDefault="00D84167" w:rsidP="00D84167">
      <w:pPr>
        <w:spacing w:before="100" w:beforeAutospacing="1" w:after="100" w:afterAutospacing="1"/>
        <w:rPr>
          <w:color w:val="EE0000"/>
        </w:rPr>
      </w:pPr>
      <w:r w:rsidRPr="00D20819">
        <w:rPr>
          <w:b/>
          <w:bCs/>
          <w:color w:val="EE0000"/>
        </w:rPr>
        <w:t>Corresponding Author</w:t>
      </w:r>
    </w:p>
    <w:p w14:paraId="2B52880A" w14:textId="6392417B" w:rsidR="00D20819" w:rsidRPr="0078582D" w:rsidRDefault="00D84167" w:rsidP="00F5444E">
      <w:pPr>
        <w:numPr>
          <w:ilvl w:val="0"/>
          <w:numId w:val="1"/>
        </w:numPr>
        <w:spacing w:before="100" w:beforeAutospacing="1" w:after="100" w:afterAutospacing="1"/>
        <w:rPr>
          <w:color w:val="000000"/>
        </w:rPr>
      </w:pPr>
      <w:r w:rsidRPr="00D84167">
        <w:rPr>
          <w:color w:val="000000"/>
        </w:rPr>
        <w:t>Name, email, institutional address</w:t>
      </w:r>
    </w:p>
    <w:p w14:paraId="2630F0A4" w14:textId="77777777" w:rsidR="00D20819" w:rsidRDefault="00D20819" w:rsidP="00D84167">
      <w:pPr>
        <w:spacing w:before="100" w:beforeAutospacing="1" w:after="100" w:afterAutospacing="1"/>
        <w:outlineLvl w:val="1"/>
        <w:rPr>
          <w:b/>
          <w:bCs/>
          <w:color w:val="000000"/>
          <w:sz w:val="36"/>
          <w:szCs w:val="36"/>
        </w:rPr>
      </w:pPr>
    </w:p>
    <w:p w14:paraId="2F9A706C" w14:textId="77777777" w:rsidR="00D20819" w:rsidRDefault="00D20819" w:rsidP="00D84167">
      <w:pPr>
        <w:spacing w:before="100" w:beforeAutospacing="1" w:after="100" w:afterAutospacing="1"/>
        <w:outlineLvl w:val="1"/>
        <w:rPr>
          <w:b/>
          <w:bCs/>
          <w:color w:val="000000"/>
          <w:sz w:val="36"/>
          <w:szCs w:val="36"/>
        </w:rPr>
      </w:pPr>
    </w:p>
    <w:p w14:paraId="34A83055" w14:textId="77777777" w:rsidR="00D20819" w:rsidRDefault="00D20819" w:rsidP="00D84167">
      <w:pPr>
        <w:spacing w:before="100" w:beforeAutospacing="1" w:after="100" w:afterAutospacing="1"/>
        <w:outlineLvl w:val="1"/>
        <w:rPr>
          <w:b/>
          <w:bCs/>
          <w:color w:val="000000"/>
          <w:sz w:val="36"/>
          <w:szCs w:val="36"/>
        </w:rPr>
      </w:pPr>
    </w:p>
    <w:p w14:paraId="549D6339" w14:textId="77777777" w:rsidR="00B862BA" w:rsidRDefault="00B862BA" w:rsidP="00D84167">
      <w:pPr>
        <w:spacing w:before="100" w:beforeAutospacing="1" w:after="100" w:afterAutospacing="1"/>
        <w:outlineLvl w:val="1"/>
        <w:rPr>
          <w:b/>
          <w:bCs/>
          <w:color w:val="000000"/>
          <w:sz w:val="36"/>
          <w:szCs w:val="36"/>
        </w:rPr>
      </w:pPr>
    </w:p>
    <w:p w14:paraId="1CB6A38D" w14:textId="77777777" w:rsidR="00B862BA" w:rsidRDefault="00B862BA" w:rsidP="00D84167">
      <w:pPr>
        <w:spacing w:before="100" w:beforeAutospacing="1" w:after="100" w:afterAutospacing="1"/>
        <w:outlineLvl w:val="1"/>
        <w:rPr>
          <w:b/>
          <w:bCs/>
          <w:color w:val="000000"/>
          <w:sz w:val="36"/>
          <w:szCs w:val="36"/>
        </w:rPr>
      </w:pPr>
    </w:p>
    <w:p w14:paraId="456124EA" w14:textId="77777777" w:rsidR="0078582D" w:rsidRDefault="0078582D" w:rsidP="00D84167">
      <w:pPr>
        <w:spacing w:before="100" w:beforeAutospacing="1" w:after="100" w:afterAutospacing="1"/>
        <w:outlineLvl w:val="1"/>
        <w:rPr>
          <w:b/>
          <w:bCs/>
          <w:color w:val="000000"/>
          <w:sz w:val="36"/>
          <w:szCs w:val="36"/>
        </w:rPr>
      </w:pPr>
    </w:p>
    <w:p w14:paraId="25B4964C" w14:textId="77777777" w:rsidR="0078582D" w:rsidRDefault="0078582D" w:rsidP="00D84167">
      <w:pPr>
        <w:spacing w:before="100" w:beforeAutospacing="1" w:after="100" w:afterAutospacing="1"/>
        <w:outlineLvl w:val="1"/>
        <w:rPr>
          <w:b/>
          <w:bCs/>
          <w:color w:val="000000"/>
          <w:sz w:val="36"/>
          <w:szCs w:val="36"/>
        </w:rPr>
      </w:pPr>
    </w:p>
    <w:p w14:paraId="628AC792" w14:textId="77777777" w:rsidR="0078582D" w:rsidRDefault="0078582D" w:rsidP="00D84167">
      <w:pPr>
        <w:spacing w:before="100" w:beforeAutospacing="1" w:after="100" w:afterAutospacing="1"/>
        <w:outlineLvl w:val="1"/>
        <w:rPr>
          <w:b/>
          <w:bCs/>
          <w:color w:val="000000"/>
          <w:sz w:val="36"/>
          <w:szCs w:val="36"/>
        </w:rPr>
      </w:pPr>
    </w:p>
    <w:p w14:paraId="6C96CB68" w14:textId="77777777" w:rsidR="0078582D" w:rsidRDefault="0078582D" w:rsidP="00D84167">
      <w:pPr>
        <w:spacing w:before="100" w:beforeAutospacing="1" w:after="100" w:afterAutospacing="1"/>
        <w:outlineLvl w:val="1"/>
        <w:rPr>
          <w:b/>
          <w:bCs/>
          <w:color w:val="000000"/>
          <w:sz w:val="36"/>
          <w:szCs w:val="36"/>
        </w:rPr>
      </w:pPr>
    </w:p>
    <w:p w14:paraId="3B3F8421" w14:textId="77777777" w:rsidR="0078582D" w:rsidRDefault="0078582D" w:rsidP="00D84167">
      <w:pPr>
        <w:spacing w:before="100" w:beforeAutospacing="1" w:after="100" w:afterAutospacing="1"/>
        <w:outlineLvl w:val="1"/>
        <w:rPr>
          <w:b/>
          <w:bCs/>
          <w:color w:val="000000"/>
          <w:sz w:val="36"/>
          <w:szCs w:val="36"/>
        </w:rPr>
      </w:pPr>
    </w:p>
    <w:p w14:paraId="7AE6F05F" w14:textId="77777777" w:rsidR="0078582D" w:rsidRDefault="0078582D" w:rsidP="00D84167">
      <w:pPr>
        <w:spacing w:before="100" w:beforeAutospacing="1" w:after="100" w:afterAutospacing="1"/>
        <w:outlineLvl w:val="1"/>
        <w:rPr>
          <w:b/>
          <w:bCs/>
          <w:color w:val="000000"/>
          <w:sz w:val="36"/>
          <w:szCs w:val="36"/>
        </w:rPr>
      </w:pPr>
    </w:p>
    <w:p w14:paraId="1E77A233" w14:textId="77777777" w:rsidR="00493466" w:rsidRDefault="00493466">
      <w:pPr>
        <w:spacing w:after="160" w:line="278" w:lineRule="auto"/>
        <w:rPr>
          <w:ins w:id="5" w:author="Brian Locke" w:date="2026-01-29T14:23:00Z" w16du:dateUtc="2026-01-29T21:23:00Z"/>
          <w:b/>
          <w:bCs/>
          <w:color w:val="000000"/>
          <w:sz w:val="36"/>
          <w:szCs w:val="36"/>
        </w:rPr>
      </w:pPr>
      <w:ins w:id="6" w:author="Brian Locke" w:date="2026-01-29T14:23:00Z" w16du:dateUtc="2026-01-29T21:23:00Z">
        <w:r>
          <w:rPr>
            <w:b/>
            <w:bCs/>
            <w:color w:val="000000"/>
            <w:sz w:val="36"/>
            <w:szCs w:val="36"/>
          </w:rPr>
          <w:br w:type="page"/>
        </w:r>
      </w:ins>
    </w:p>
    <w:p w14:paraId="2E612A7F" w14:textId="4F201FFA" w:rsidR="00D84167" w:rsidRPr="00D84167" w:rsidRDefault="00D84167" w:rsidP="00D84167">
      <w:pPr>
        <w:spacing w:before="100" w:beforeAutospacing="1" w:after="100" w:afterAutospacing="1"/>
        <w:outlineLvl w:val="1"/>
        <w:rPr>
          <w:b/>
          <w:bCs/>
          <w:color w:val="000000"/>
          <w:sz w:val="36"/>
          <w:szCs w:val="36"/>
        </w:rPr>
      </w:pPr>
      <w:r w:rsidRPr="00D84167">
        <w:rPr>
          <w:b/>
          <w:bCs/>
          <w:color w:val="000000"/>
          <w:sz w:val="36"/>
          <w:szCs w:val="36"/>
        </w:rPr>
        <w:lastRenderedPageBreak/>
        <w:t xml:space="preserve">Abstract </w:t>
      </w:r>
      <w:r w:rsidRPr="00CC0625">
        <w:rPr>
          <w:b/>
          <w:bCs/>
          <w:color w:val="000000" w:themeColor="text1"/>
          <w:sz w:val="36"/>
          <w:szCs w:val="36"/>
        </w:rPr>
        <w:t xml:space="preserve">(≤350 </w:t>
      </w:r>
      <w:r w:rsidRPr="00D84167">
        <w:rPr>
          <w:b/>
          <w:bCs/>
          <w:color w:val="000000"/>
          <w:sz w:val="36"/>
          <w:szCs w:val="36"/>
        </w:rPr>
        <w:t>words, structured)</w:t>
      </w:r>
    </w:p>
    <w:p w14:paraId="26B0B6B8" w14:textId="4D913EC4" w:rsidR="00D20819" w:rsidRPr="00D20819" w:rsidRDefault="00D84167" w:rsidP="00F5444E">
      <w:pPr>
        <w:numPr>
          <w:ilvl w:val="0"/>
          <w:numId w:val="2"/>
        </w:numPr>
        <w:spacing w:before="100" w:beforeAutospacing="1" w:after="100" w:afterAutospacing="1"/>
        <w:rPr>
          <w:color w:val="000000"/>
        </w:rPr>
      </w:pPr>
      <w:r w:rsidRPr="00D84167">
        <w:rPr>
          <w:b/>
          <w:bCs/>
          <w:color w:val="000000"/>
        </w:rPr>
        <w:t>Background</w:t>
      </w:r>
      <w:r w:rsidR="00D20819">
        <w:rPr>
          <w:color w:val="000000"/>
        </w:rPr>
        <w:t xml:space="preserve"> </w:t>
      </w:r>
      <w:del w:id="7" w:author="Brian Locke" w:date="2026-01-29T14:23:00Z" w16du:dateUtc="2026-01-29T21:23:00Z">
        <w:r w:rsidR="00D20819" w:rsidRPr="00D20819" w:rsidDel="00493466">
          <w:rPr>
            <w:color w:val="000000"/>
          </w:rPr>
          <w:delText>The clinical identification of h</w:delText>
        </w:r>
      </w:del>
      <w:ins w:id="8" w:author="Brian Locke" w:date="2026-01-29T14:23:00Z" w16du:dateUtc="2026-01-29T21:23:00Z">
        <w:r w:rsidR="00493466">
          <w:rPr>
            <w:color w:val="000000"/>
          </w:rPr>
          <w:t>H</w:t>
        </w:r>
      </w:ins>
      <w:r w:rsidR="00D20819" w:rsidRPr="00D20819">
        <w:rPr>
          <w:color w:val="000000"/>
        </w:rPr>
        <w:t>ypercapnic respiratory failure (HRF) is challenging</w:t>
      </w:r>
      <w:ins w:id="9" w:author="Brian Locke" w:date="2026-01-29T14:23:00Z" w16du:dateUtc="2026-01-29T21:23:00Z">
        <w:r w:rsidR="00493466">
          <w:rPr>
            <w:color w:val="000000"/>
          </w:rPr>
          <w:t xml:space="preserve"> </w:t>
        </w:r>
      </w:ins>
      <w:ins w:id="10" w:author="Brian Locke" w:date="2026-01-29T14:24:00Z" w16du:dateUtc="2026-01-29T21:24:00Z">
        <w:r w:rsidR="00493466">
          <w:rPr>
            <w:color w:val="000000"/>
          </w:rPr>
          <w:t>for clinicia</w:t>
        </w:r>
      </w:ins>
      <w:ins w:id="11" w:author="Brian Locke" w:date="2026-01-29T14:25:00Z" w16du:dateUtc="2026-01-29T21:25:00Z">
        <w:r w:rsidR="00493466">
          <w:rPr>
            <w:color w:val="000000"/>
          </w:rPr>
          <w:t>ns and researchers to</w:t>
        </w:r>
      </w:ins>
      <w:ins w:id="12" w:author="Brian Locke" w:date="2026-01-29T14:23:00Z" w16du:dateUtc="2026-01-29T21:23:00Z">
        <w:r w:rsidR="00493466">
          <w:rPr>
            <w:color w:val="000000"/>
          </w:rPr>
          <w:t xml:space="preserve"> identify </w:t>
        </w:r>
      </w:ins>
      <w:del w:id="13" w:author="Brian Locke" w:date="2026-01-29T14:25:00Z" w16du:dateUtc="2026-01-29T21:25:00Z">
        <w:r w:rsidR="00D20819" w:rsidRPr="00D20819" w:rsidDel="00493466">
          <w:rPr>
            <w:color w:val="000000"/>
          </w:rPr>
          <w:delText xml:space="preserve"> </w:delText>
        </w:r>
      </w:del>
      <w:r w:rsidR="00D20819" w:rsidRPr="00D20819">
        <w:rPr>
          <w:color w:val="000000"/>
        </w:rPr>
        <w:t>because it presents in multiple</w:t>
      </w:r>
      <w:del w:id="14" w:author="Brian Locke" w:date="2026-01-29T14:23:00Z" w16du:dateUtc="2026-01-29T21:23:00Z">
        <w:r w:rsidR="00D20819" w:rsidRPr="00D20819" w:rsidDel="00493466">
          <w:rPr>
            <w:color w:val="000000"/>
          </w:rPr>
          <w:delText>,</w:delText>
        </w:r>
      </w:del>
      <w:r w:rsidR="00D20819" w:rsidRPr="00D20819">
        <w:rPr>
          <w:color w:val="000000"/>
        </w:rPr>
        <w:t xml:space="preserve"> ways and often coexists with chronic or systemic illness. The literature lacks quantitative </w:t>
      </w:r>
      <w:del w:id="15" w:author="Brian Locke" w:date="2026-01-29T14:24:00Z" w16du:dateUtc="2026-01-29T21:24:00Z">
        <w:r w:rsidR="00D20819" w:rsidRPr="00D20819" w:rsidDel="00493466">
          <w:rPr>
            <w:color w:val="000000"/>
          </w:rPr>
          <w:delText>data describing</w:delText>
        </w:r>
      </w:del>
      <w:ins w:id="16" w:author="Brian Locke" w:date="2026-01-29T14:24:00Z" w16du:dateUtc="2026-01-29T21:24:00Z">
        <w:r w:rsidR="00493466">
          <w:rPr>
            <w:color w:val="000000"/>
          </w:rPr>
          <w:t>descriptions</w:t>
        </w:r>
      </w:ins>
      <w:r w:rsidR="00D20819" w:rsidRPr="00D20819">
        <w:rPr>
          <w:color w:val="000000"/>
        </w:rPr>
        <w:t xml:space="preserve"> how patients with hypercapnia tend to present to the hospital. </w:t>
      </w:r>
      <w:del w:id="17" w:author="Brian Locke" w:date="2026-01-29T14:25:00Z" w16du:dateUtc="2026-01-29T21:25:00Z">
        <w:r w:rsidR="00D20819" w:rsidRPr="00D20819" w:rsidDel="00493466">
          <w:rPr>
            <w:color w:val="000000"/>
          </w:rPr>
          <w:delText xml:space="preserve">Characterizing </w:delText>
        </w:r>
      </w:del>
      <w:ins w:id="18" w:author="Brian Locke" w:date="2026-01-29T14:25:00Z" w16du:dateUtc="2026-01-29T21:25:00Z">
        <w:r w:rsidR="00493466">
          <w:rPr>
            <w:color w:val="000000"/>
          </w:rPr>
          <w:t>We categorizing</w:t>
        </w:r>
        <w:r w:rsidR="00493466" w:rsidRPr="00D20819">
          <w:rPr>
            <w:color w:val="000000"/>
          </w:rPr>
          <w:t xml:space="preserve"> </w:t>
        </w:r>
        <w:r w:rsidR="00493466">
          <w:rPr>
            <w:color w:val="000000"/>
          </w:rPr>
          <w:t xml:space="preserve">the </w:t>
        </w:r>
      </w:ins>
      <w:r w:rsidR="00D20819" w:rsidRPr="00D20819">
        <w:rPr>
          <w:color w:val="000000"/>
        </w:rPr>
        <w:t xml:space="preserve">presenting </w:t>
      </w:r>
      <w:ins w:id="19" w:author="Brian Locke" w:date="2026-01-29T14:25:00Z" w16du:dateUtc="2026-01-29T21:25:00Z">
        <w:r w:rsidR="00493466">
          <w:rPr>
            <w:color w:val="000000"/>
          </w:rPr>
          <w:t>“Chief Co</w:t>
        </w:r>
      </w:ins>
      <w:ins w:id="20" w:author="Brian Locke" w:date="2026-01-29T14:27:00Z" w16du:dateUtc="2026-01-29T21:27:00Z">
        <w:r w:rsidR="00493466">
          <w:rPr>
            <w:color w:val="000000"/>
          </w:rPr>
          <w:t>mplaint</w:t>
        </w:r>
      </w:ins>
      <w:ins w:id="21" w:author="Brian Locke" w:date="2026-01-29T14:25:00Z" w16du:dateUtc="2026-01-29T21:25:00Z">
        <w:r w:rsidR="00493466">
          <w:rPr>
            <w:color w:val="000000"/>
          </w:rPr>
          <w:t>”</w:t>
        </w:r>
      </w:ins>
      <w:ins w:id="22" w:author="Brian Locke" w:date="2026-01-29T14:27:00Z" w16du:dateUtc="2026-01-29T21:27:00Z">
        <w:r w:rsidR="00493466">
          <w:rPr>
            <w:color w:val="000000"/>
          </w:rPr>
          <w:t xml:space="preserve"> (or co</w:t>
        </w:r>
      </w:ins>
      <w:ins w:id="23" w:author="Brian Locke" w:date="2026-01-29T14:28:00Z" w16du:dateUtc="2026-01-29T21:28:00Z">
        <w:r w:rsidR="00493466">
          <w:rPr>
            <w:color w:val="000000"/>
          </w:rPr>
          <w:t>ncern)</w:t>
        </w:r>
      </w:ins>
      <w:ins w:id="24" w:author="Brian Locke" w:date="2026-01-29T14:25:00Z" w16du:dateUtc="2026-01-29T21:25:00Z">
        <w:r w:rsidR="00493466">
          <w:rPr>
            <w:color w:val="000000"/>
          </w:rPr>
          <w:t xml:space="preserve"> </w:t>
        </w:r>
      </w:ins>
      <w:ins w:id="25" w:author="Brian Locke" w:date="2026-01-29T14:26:00Z" w16du:dateUtc="2026-01-29T21:26:00Z">
        <w:r w:rsidR="00493466">
          <w:rPr>
            <w:color w:val="000000"/>
          </w:rPr>
          <w:t xml:space="preserve">of patients with hypercapnic respiratory failure </w:t>
        </w:r>
      </w:ins>
      <w:del w:id="26" w:author="Brian Locke" w:date="2026-01-29T14:25:00Z" w16du:dateUtc="2026-01-29T21:25:00Z">
        <w:r w:rsidR="00D20819" w:rsidRPr="00D20819" w:rsidDel="00493466">
          <w:rPr>
            <w:color w:val="000000"/>
          </w:rPr>
          <w:delText xml:space="preserve">symptoms </w:delText>
        </w:r>
      </w:del>
      <w:r w:rsidR="00D20819" w:rsidRPr="00D20819">
        <w:rPr>
          <w:color w:val="000000"/>
        </w:rPr>
        <w:t xml:space="preserve">using natural language processing (NLP) </w:t>
      </w:r>
      <w:del w:id="27" w:author="Brian Locke" w:date="2026-01-29T14:26:00Z" w16du:dateUtc="2026-01-29T21:26:00Z">
        <w:r w:rsidR="00D20819" w:rsidRPr="00D20819" w:rsidDel="00493466">
          <w:rPr>
            <w:color w:val="000000"/>
          </w:rPr>
          <w:delText>could clarify the</w:delText>
        </w:r>
      </w:del>
      <w:ins w:id="28" w:author="Brian Locke" w:date="2026-01-29T14:26:00Z" w16du:dateUtc="2026-01-29T21:26:00Z">
        <w:r w:rsidR="00493466">
          <w:rPr>
            <w:color w:val="000000"/>
          </w:rPr>
          <w:t>to describe the</w:t>
        </w:r>
      </w:ins>
      <w:r w:rsidR="00D20819" w:rsidRPr="00D20819">
        <w:rPr>
          <w:color w:val="000000"/>
        </w:rPr>
        <w:t xml:space="preserve"> clinical spectrum </w:t>
      </w:r>
      <w:del w:id="29" w:author="Brian Locke" w:date="2026-01-29T14:26:00Z" w16du:dateUtc="2026-01-29T21:26:00Z">
        <w:r w:rsidR="00D20819" w:rsidRPr="00D20819" w:rsidDel="00493466">
          <w:rPr>
            <w:color w:val="000000"/>
          </w:rPr>
          <w:delText>of HRF</w:delText>
        </w:r>
      </w:del>
      <w:ins w:id="30" w:author="Brian Locke" w:date="2026-01-29T14:26:00Z" w16du:dateUtc="2026-01-29T21:26:00Z">
        <w:r w:rsidR="00493466">
          <w:rPr>
            <w:color w:val="000000"/>
          </w:rPr>
          <w:t>of the syndrome</w:t>
        </w:r>
      </w:ins>
      <w:r w:rsidR="00D20819" w:rsidRPr="00D20819">
        <w:rPr>
          <w:color w:val="000000"/>
        </w:rPr>
        <w:t xml:space="preserve"> and improve both diagnostic recognition and epidemiologic characterization</w:t>
      </w:r>
    </w:p>
    <w:p w14:paraId="1B848007" w14:textId="4965A052" w:rsidR="00D20819" w:rsidRPr="00D20819" w:rsidRDefault="00D84167" w:rsidP="00F5444E">
      <w:pPr>
        <w:numPr>
          <w:ilvl w:val="0"/>
          <w:numId w:val="2"/>
        </w:numPr>
        <w:spacing w:before="100" w:beforeAutospacing="1" w:after="100" w:afterAutospacing="1"/>
        <w:rPr>
          <w:color w:val="000000"/>
        </w:rPr>
      </w:pPr>
      <w:r w:rsidRPr="00D84167">
        <w:rPr>
          <w:b/>
          <w:bCs/>
          <w:color w:val="000000"/>
        </w:rPr>
        <w:t>Methods</w:t>
      </w:r>
      <w:r w:rsidR="00D20819">
        <w:rPr>
          <w:color w:val="000000"/>
        </w:rPr>
        <w:t xml:space="preserve"> </w:t>
      </w:r>
      <w:r w:rsidR="00D20819" w:rsidRPr="00D20819">
        <w:rPr>
          <w:color w:val="000000"/>
        </w:rPr>
        <w:t>This retrospective study used the Medical Information Market for Intensive Care (MIMIC-IV) database, which contains hospitalizations and emergency room (ER) visits at Beth Israel Deaconess Medical Center 2011-2019. Encounters were included if</w:t>
      </w:r>
      <w:ins w:id="31" w:author="Brian Locke" w:date="2026-01-29T14:27:00Z" w16du:dateUtc="2026-01-29T21:27:00Z">
        <w:r w:rsidR="00493466">
          <w:rPr>
            <w:color w:val="000000"/>
          </w:rPr>
          <w:t xml:space="preserve"> they had a document “Chief Complaint” and</w:t>
        </w:r>
      </w:ins>
      <w:r w:rsidR="00D20819" w:rsidRPr="00D20819">
        <w:rPr>
          <w:color w:val="000000"/>
        </w:rPr>
        <w:t xml:space="preserve"> </w:t>
      </w:r>
      <w:ins w:id="32" w:author="Brian Locke" w:date="2026-01-29T14:26:00Z" w16du:dateUtc="2026-01-29T21:26:00Z">
        <w:r w:rsidR="00493466">
          <w:rPr>
            <w:color w:val="000000"/>
          </w:rPr>
          <w:t>one or more of</w:t>
        </w:r>
      </w:ins>
      <w:del w:id="33" w:author="Brian Locke" w:date="2026-01-29T14:26:00Z" w16du:dateUtc="2026-01-29T21:26:00Z">
        <w:r w:rsidR="00D20819" w:rsidRPr="00D20819" w:rsidDel="00493466">
          <w:rPr>
            <w:color w:val="000000"/>
          </w:rPr>
          <w:delText>any of</w:delText>
        </w:r>
      </w:del>
      <w:r w:rsidR="00D20819" w:rsidRPr="00D20819">
        <w:rPr>
          <w:color w:val="000000"/>
        </w:rPr>
        <w:t xml:space="preserve"> the following were present: </w:t>
      </w:r>
      <w:ins w:id="34" w:author="Brian Locke" w:date="2026-01-29T14:26:00Z" w16du:dateUtc="2026-01-29T21:26:00Z">
        <w:r w:rsidR="00493466">
          <w:rPr>
            <w:color w:val="000000"/>
          </w:rPr>
          <w:t xml:space="preserve">any </w:t>
        </w:r>
      </w:ins>
      <w:r w:rsidR="00D20819" w:rsidRPr="00D20819">
        <w:rPr>
          <w:color w:val="000000"/>
        </w:rPr>
        <w:t>hypercapnic respiratory failure (ICD-10 J96.x2) or obesity hypoventilation syndrome (E66.2) diagnosis codes, an arterial blood gas (ABG) PaCO</w:t>
      </w:r>
      <w:r w:rsidR="00D20819" w:rsidRPr="00493466">
        <w:rPr>
          <w:color w:val="000000"/>
          <w:vertAlign w:val="subscript"/>
          <w:rPrChange w:id="35" w:author="Brian Locke" w:date="2026-01-29T14:30:00Z" w16du:dateUtc="2026-01-29T21:30:00Z">
            <w:rPr>
              <w:color w:val="000000"/>
            </w:rPr>
          </w:rPrChange>
        </w:rPr>
        <w:t>2</w:t>
      </w:r>
      <w:r w:rsidR="00D20819" w:rsidRPr="00D20819">
        <w:rPr>
          <w:color w:val="000000"/>
        </w:rPr>
        <w:t xml:space="preserve"> ≥ 45 mmHg, or </w:t>
      </w:r>
      <w:ins w:id="36" w:author="Brian Locke" w:date="2026-01-29T14:27:00Z" w16du:dateUtc="2026-01-29T21:27:00Z">
        <w:r w:rsidR="00493466">
          <w:rPr>
            <w:color w:val="000000"/>
          </w:rPr>
          <w:t xml:space="preserve">a </w:t>
        </w:r>
      </w:ins>
      <w:r w:rsidR="00D20819" w:rsidRPr="00D20819">
        <w:rPr>
          <w:color w:val="000000"/>
        </w:rPr>
        <w:t>venous blood gas (VBG) PCO</w:t>
      </w:r>
      <w:r w:rsidR="00D20819" w:rsidRPr="00493466">
        <w:rPr>
          <w:color w:val="000000"/>
          <w:vertAlign w:val="subscript"/>
          <w:rPrChange w:id="37" w:author="Brian Locke" w:date="2026-01-29T14:30:00Z" w16du:dateUtc="2026-01-29T21:30:00Z">
            <w:rPr>
              <w:color w:val="000000"/>
            </w:rPr>
          </w:rPrChange>
        </w:rPr>
        <w:t>2</w:t>
      </w:r>
      <w:r w:rsidR="00D20819" w:rsidRPr="00D20819">
        <w:rPr>
          <w:color w:val="000000"/>
        </w:rPr>
        <w:t xml:space="preserve"> ≥ 50 mmHg</w:t>
      </w:r>
      <w:del w:id="38" w:author="Brian Locke" w:date="2026-01-29T14:27:00Z" w16du:dateUtc="2026-01-29T21:27:00Z">
        <w:r w:rsidR="00D20819" w:rsidRPr="00D20819" w:rsidDel="00493466">
          <w:rPr>
            <w:color w:val="000000"/>
          </w:rPr>
          <w:delText xml:space="preserve"> and they had documented ER chief complaint</w:delText>
        </w:r>
      </w:del>
      <w:r w:rsidR="00D20819" w:rsidRPr="00D20819">
        <w:rPr>
          <w:color w:val="000000"/>
        </w:rPr>
        <w:t xml:space="preserve">. Chief complaints were normalized and embeddings </w:t>
      </w:r>
      <w:ins w:id="39" w:author="Brian Locke" w:date="2026-01-29T14:28:00Z" w16du:dateUtc="2026-01-29T21:28:00Z">
        <w:r w:rsidR="00493466">
          <w:rPr>
            <w:color w:val="000000"/>
          </w:rPr>
          <w:t xml:space="preserve">were </w:t>
        </w:r>
      </w:ins>
      <w:r w:rsidR="00D20819" w:rsidRPr="00D20819">
        <w:rPr>
          <w:color w:val="000000"/>
        </w:rPr>
        <w:t xml:space="preserve">generated using a transformer model (bioclinical-modernBERT). Chief complaints were </w:t>
      </w:r>
      <w:ins w:id="40" w:author="Brian Locke" w:date="2026-01-29T14:28:00Z" w16du:dateUtc="2026-01-29T21:28:00Z">
        <w:r w:rsidR="00493466">
          <w:rPr>
            <w:color w:val="000000"/>
          </w:rPr>
          <w:t xml:space="preserve">then matched by cosine similarity </w:t>
        </w:r>
      </w:ins>
      <w:del w:id="41" w:author="Brian Locke" w:date="2026-01-29T14:28:00Z" w16du:dateUtc="2026-01-29T21:28:00Z">
        <w:r w:rsidR="00D20819" w:rsidRPr="00D20819" w:rsidDel="00493466">
          <w:rPr>
            <w:color w:val="000000"/>
          </w:rPr>
          <w:delText>mapped to</w:delText>
        </w:r>
      </w:del>
      <w:ins w:id="42" w:author="Brian Locke" w:date="2026-01-29T14:28:00Z" w16du:dateUtc="2026-01-29T21:28:00Z">
        <w:r w:rsidR="00493466">
          <w:rPr>
            <w:color w:val="000000"/>
          </w:rPr>
          <w:t>onto</w:t>
        </w:r>
      </w:ins>
      <w:r w:rsidR="00D20819" w:rsidRPr="00D20819">
        <w:rPr>
          <w:color w:val="000000"/>
        </w:rPr>
        <w:t xml:space="preserve"> one or more of the 18 National Hospital Ambulatory Medical Care Survey (NHAMCS) “Reason for Visit” categories</w:t>
      </w:r>
      <w:r w:rsidR="00D20819">
        <w:rPr>
          <w:color w:val="000000"/>
        </w:rPr>
        <w:t xml:space="preserve">. </w:t>
      </w:r>
      <w:r w:rsidR="00D20819" w:rsidRPr="00D20819">
        <w:rPr>
          <w:color w:val="000000"/>
        </w:rPr>
        <w:t>In 160 adjudicated cases, agreement with two reviewers was moderate (mean F1 = 0.67, κ = 0.50; 54% exact, 21% partial matches).</w:t>
      </w:r>
    </w:p>
    <w:p w14:paraId="43EDF6BF" w14:textId="2D54B368" w:rsidR="00D20819" w:rsidRPr="00D20819" w:rsidRDefault="00D84167" w:rsidP="00F5444E">
      <w:pPr>
        <w:numPr>
          <w:ilvl w:val="0"/>
          <w:numId w:val="2"/>
        </w:numPr>
        <w:spacing w:before="100" w:beforeAutospacing="1" w:after="100" w:afterAutospacing="1"/>
        <w:rPr>
          <w:color w:val="000000"/>
        </w:rPr>
      </w:pPr>
      <w:r w:rsidRPr="00D84167">
        <w:rPr>
          <w:b/>
          <w:bCs/>
          <w:color w:val="000000"/>
        </w:rPr>
        <w:t>Results</w:t>
      </w:r>
      <w:r w:rsidR="00D20819">
        <w:rPr>
          <w:color w:val="000000"/>
        </w:rPr>
        <w:t xml:space="preserve"> </w:t>
      </w:r>
      <w:r w:rsidR="00D20819" w:rsidRPr="00D20819">
        <w:rPr>
          <w:color w:val="000000"/>
        </w:rPr>
        <w:t>We identified 27,459 encounters (median age 65 years, 52.9% male)</w:t>
      </w:r>
      <w:ins w:id="43" w:author="Brian Locke" w:date="2026-01-29T14:29:00Z" w16du:dateUtc="2026-01-29T21:29:00Z">
        <w:r w:rsidR="00493466">
          <w:rPr>
            <w:color w:val="000000"/>
          </w:rPr>
          <w:t xml:space="preserve"> with hypercapnic respiratory failure in MIMIC-IV</w:t>
        </w:r>
      </w:ins>
      <w:r w:rsidR="00D20819" w:rsidRPr="00D20819">
        <w:rPr>
          <w:color w:val="000000"/>
        </w:rPr>
        <w:t xml:space="preserve">. </w:t>
      </w:r>
      <w:ins w:id="44" w:author="Brian Locke" w:date="2026-01-29T14:30:00Z" w16du:dateUtc="2026-01-29T21:30:00Z">
        <w:r w:rsidR="00493466">
          <w:rPr>
            <w:color w:val="000000"/>
          </w:rPr>
          <w:t xml:space="preserve">Of those, </w:t>
        </w:r>
      </w:ins>
      <w:del w:id="45" w:author="Brian Locke" w:date="2026-01-29T14:30:00Z" w16du:dateUtc="2026-01-29T21:30:00Z">
        <w:r w:rsidR="00D20819" w:rsidRPr="00D20819" w:rsidDel="00493466">
          <w:rPr>
            <w:color w:val="000000"/>
          </w:rPr>
          <w:delText xml:space="preserve">Ascertainment criteria (non-exclusive) were </w:delText>
        </w:r>
      </w:del>
      <w:r w:rsidR="00D20819" w:rsidRPr="00D20819">
        <w:rPr>
          <w:color w:val="000000"/>
        </w:rPr>
        <w:t>ICD-codes</w:t>
      </w:r>
      <w:ins w:id="46" w:author="Brian Locke" w:date="2026-01-29T14:30:00Z" w16du:dateUtc="2026-01-29T21:30:00Z">
        <w:r w:rsidR="00493466">
          <w:rPr>
            <w:color w:val="000000"/>
          </w:rPr>
          <w:t xml:space="preserve"> were present</w:t>
        </w:r>
      </w:ins>
      <w:r w:rsidR="00D20819" w:rsidRPr="00D20819">
        <w:rPr>
          <w:color w:val="000000"/>
        </w:rPr>
        <w:t xml:space="preserve"> in 7.2% (n= 1983), ABG</w:t>
      </w:r>
      <w:ins w:id="47" w:author="Brian Locke" w:date="2026-01-29T14:30:00Z" w16du:dateUtc="2026-01-29T21:30:00Z">
        <w:r w:rsidR="00493466">
          <w:rPr>
            <w:color w:val="000000"/>
          </w:rPr>
          <w:t xml:space="preserve"> PaCO</w:t>
        </w:r>
        <w:r w:rsidR="00493466" w:rsidRPr="00493466">
          <w:rPr>
            <w:color w:val="000000"/>
            <w:vertAlign w:val="subscript"/>
            <w:rPrChange w:id="48" w:author="Brian Locke" w:date="2026-01-29T14:30:00Z" w16du:dateUtc="2026-01-29T21:30:00Z">
              <w:rPr>
                <w:color w:val="000000"/>
              </w:rPr>
            </w:rPrChange>
          </w:rPr>
          <w:t>2</w:t>
        </w:r>
        <w:r w:rsidR="00493466">
          <w:rPr>
            <w:color w:val="000000"/>
            <w:vertAlign w:val="subscript"/>
          </w:rPr>
          <w:t xml:space="preserve"> </w:t>
        </w:r>
        <w:r w:rsidR="00493466">
          <w:rPr>
            <w:color w:val="000000"/>
          </w:rPr>
          <w:t>≥ 45 mmHg</w:t>
        </w:r>
      </w:ins>
      <w:r w:rsidR="00D20819" w:rsidRPr="00D20819">
        <w:rPr>
          <w:color w:val="000000"/>
        </w:rPr>
        <w:t xml:space="preserve"> in 61.2% (n= 16,806), and VBG </w:t>
      </w:r>
      <w:ins w:id="49" w:author="Brian Locke" w:date="2026-01-29T14:30:00Z" w16du:dateUtc="2026-01-29T21:30:00Z">
        <w:r w:rsidR="00493466">
          <w:rPr>
            <w:color w:val="000000"/>
          </w:rPr>
          <w:t>PCO</w:t>
        </w:r>
        <w:r w:rsidR="00493466" w:rsidRPr="00493466">
          <w:rPr>
            <w:color w:val="000000"/>
            <w:vertAlign w:val="subscript"/>
            <w:rPrChange w:id="50" w:author="Brian Locke" w:date="2026-01-29T14:31:00Z" w16du:dateUtc="2026-01-29T21:31:00Z">
              <w:rPr>
                <w:color w:val="000000"/>
              </w:rPr>
            </w:rPrChange>
          </w:rPr>
          <w:t>2</w:t>
        </w:r>
      </w:ins>
      <w:ins w:id="51" w:author="Brian Locke" w:date="2026-01-29T14:31:00Z" w16du:dateUtc="2026-01-29T21:31:00Z">
        <w:r w:rsidR="00493466">
          <w:rPr>
            <w:color w:val="000000"/>
          </w:rPr>
          <w:t xml:space="preserve"> &gt; 50 mmHg</w:t>
        </w:r>
      </w:ins>
      <w:ins w:id="52" w:author="Brian Locke" w:date="2026-01-29T14:30:00Z" w16du:dateUtc="2026-01-29T21:30:00Z">
        <w:r w:rsidR="00493466">
          <w:rPr>
            <w:color w:val="000000"/>
          </w:rPr>
          <w:t xml:space="preserve"> </w:t>
        </w:r>
      </w:ins>
      <w:r w:rsidR="00D20819" w:rsidRPr="00D20819">
        <w:rPr>
          <w:color w:val="000000"/>
        </w:rPr>
        <w:t>in 63.5% (n= 17,422)</w:t>
      </w:r>
      <w:del w:id="53" w:author="Brian Locke" w:date="2026-01-29T14:31:00Z" w16du:dateUtc="2026-01-29T21:31:00Z">
        <w:r w:rsidR="00D20819" w:rsidRPr="00D20819" w:rsidDel="00493466">
          <w:rPr>
            <w:color w:val="000000"/>
          </w:rPr>
          <w:delText xml:space="preserve"> of the cohort</w:delText>
        </w:r>
      </w:del>
      <w:r w:rsidR="00D20819" w:rsidRPr="00D20819">
        <w:rPr>
          <w:color w:val="000000"/>
        </w:rPr>
        <w:t xml:space="preserve">. By NHAMCS category, respiratory system (21.8%), nervous system (13.8%) and digestive system (12.4%) </w:t>
      </w:r>
      <w:ins w:id="54" w:author="Brian Locke" w:date="2026-01-29T14:32:00Z" w16du:dateUtc="2026-01-29T21:32:00Z">
        <w:r w:rsidR="00493466">
          <w:rPr>
            <w:color w:val="000000"/>
          </w:rPr>
          <w:t xml:space="preserve">complaints </w:t>
        </w:r>
      </w:ins>
      <w:r w:rsidR="00D20819" w:rsidRPr="00D20819">
        <w:rPr>
          <w:color w:val="000000"/>
        </w:rPr>
        <w:t xml:space="preserve">were most common.  Conversely, in patients under 40 years old, “injuries and adverse effects” </w:t>
      </w:r>
      <w:del w:id="55" w:author="Brian Locke" w:date="2026-01-29T14:32:00Z" w16du:dateUtc="2026-01-29T21:32:00Z">
        <w:r w:rsidR="00D20819" w:rsidRPr="00D20819" w:rsidDel="00493466">
          <w:rPr>
            <w:color w:val="000000"/>
          </w:rPr>
          <w:delText xml:space="preserve">were </w:delText>
        </w:r>
      </w:del>
      <w:ins w:id="56" w:author="Brian Locke" w:date="2026-01-29T14:32:00Z" w16du:dateUtc="2026-01-29T21:32:00Z">
        <w:r w:rsidR="00493466" w:rsidRPr="00D20819">
          <w:rPr>
            <w:color w:val="000000"/>
          </w:rPr>
          <w:t>w</w:t>
        </w:r>
        <w:r w:rsidR="00493466">
          <w:rPr>
            <w:color w:val="000000"/>
          </w:rPr>
          <w:t>as</w:t>
        </w:r>
        <w:r w:rsidR="00493466" w:rsidRPr="00D20819">
          <w:rPr>
            <w:color w:val="000000"/>
          </w:rPr>
          <w:t xml:space="preserve"> </w:t>
        </w:r>
      </w:ins>
      <w:r w:rsidR="00D20819" w:rsidRPr="00D20819">
        <w:rPr>
          <w:color w:val="000000"/>
        </w:rPr>
        <w:t>the most common presenting classification. Respiratory complaints predominated among ICD-coded cases (51%) but were lower in ABG-defined (22.7%) and VBG-defined (26.5%) cohorts.</w:t>
      </w:r>
    </w:p>
    <w:p w14:paraId="07BA6BD1" w14:textId="74B0A85D" w:rsidR="00D20819" w:rsidRPr="00D20819" w:rsidRDefault="00D84167" w:rsidP="00F5444E">
      <w:pPr>
        <w:numPr>
          <w:ilvl w:val="0"/>
          <w:numId w:val="2"/>
        </w:numPr>
        <w:spacing w:before="100" w:beforeAutospacing="1" w:after="100" w:afterAutospacing="1"/>
        <w:rPr>
          <w:color w:val="000000"/>
        </w:rPr>
      </w:pPr>
      <w:r w:rsidRPr="00D84167">
        <w:rPr>
          <w:b/>
          <w:bCs/>
          <w:color w:val="000000"/>
        </w:rPr>
        <w:t>Conclusions</w:t>
      </w:r>
      <w:r w:rsidR="00D20819">
        <w:rPr>
          <w:color w:val="000000"/>
        </w:rPr>
        <w:t xml:space="preserve"> </w:t>
      </w:r>
      <w:r w:rsidR="00D20819" w:rsidRPr="00D20819">
        <w:rPr>
          <w:color w:val="000000"/>
        </w:rPr>
        <w:t>NLP characterization of presenting symptoms reveals that hypercapnic respiratory failure encompasses a broad clinical spectrum. While respiratory complaints predominate, particularly among ICD-defined cases, many patients meeting blood-gas criteria present for reasons other than dyspnea or confusion. These findings suggest that hypercapnia may frequently occur as an epiphenomenon or nonspecific marker of disease severity; a distinction crucial in estimating attributable risk and targeting interventions</w:t>
      </w:r>
    </w:p>
    <w:p w14:paraId="33647B99" w14:textId="77777777" w:rsidR="00D84167" w:rsidRPr="00D84167" w:rsidRDefault="00D84167" w:rsidP="00F5444E">
      <w:pPr>
        <w:numPr>
          <w:ilvl w:val="0"/>
          <w:numId w:val="2"/>
        </w:numPr>
        <w:spacing w:before="100" w:beforeAutospacing="1" w:after="100" w:afterAutospacing="1"/>
        <w:rPr>
          <w:color w:val="000000"/>
        </w:rPr>
      </w:pPr>
      <w:r w:rsidRPr="00D84167">
        <w:rPr>
          <w:b/>
          <w:bCs/>
          <w:color w:val="000000"/>
        </w:rPr>
        <w:t>Trial registration</w:t>
      </w:r>
      <w:r w:rsidRPr="00D84167">
        <w:rPr>
          <w:color w:val="000000"/>
        </w:rPr>
        <w:t>: </w:t>
      </w:r>
      <w:r w:rsidRPr="00D84167">
        <w:rPr>
          <w:i/>
          <w:iCs/>
          <w:color w:val="000000"/>
        </w:rPr>
        <w:t>Not applicable</w:t>
      </w:r>
      <w:r w:rsidRPr="00D84167">
        <w:rPr>
          <w:color w:val="000000"/>
        </w:rPr>
        <w:t> (observational, no intervention)</w:t>
      </w:r>
    </w:p>
    <w:p w14:paraId="2218F5C6" w14:textId="76889E7C" w:rsidR="00D84167" w:rsidRPr="00D20819" w:rsidRDefault="00D84167" w:rsidP="00D20819">
      <w:pPr>
        <w:spacing w:before="100" w:beforeAutospacing="1" w:after="100" w:afterAutospacing="1"/>
        <w:rPr>
          <w:color w:val="000000"/>
        </w:rPr>
      </w:pPr>
      <w:r w:rsidRPr="00D84167">
        <w:rPr>
          <w:b/>
          <w:bCs/>
          <w:color w:val="000000"/>
          <w:sz w:val="36"/>
          <w:szCs w:val="36"/>
        </w:rPr>
        <w:t>Keywords (3–10)</w:t>
      </w:r>
    </w:p>
    <w:p w14:paraId="42283B0A" w14:textId="77777777" w:rsidR="00D84167" w:rsidRPr="00D84167" w:rsidRDefault="00D84167" w:rsidP="00F5444E">
      <w:pPr>
        <w:numPr>
          <w:ilvl w:val="0"/>
          <w:numId w:val="3"/>
        </w:numPr>
        <w:spacing w:before="100" w:beforeAutospacing="1" w:after="100" w:afterAutospacing="1"/>
        <w:rPr>
          <w:color w:val="000000"/>
        </w:rPr>
      </w:pPr>
      <w:r w:rsidRPr="00D84167">
        <w:rPr>
          <w:color w:val="000000"/>
        </w:rPr>
        <w:t>Hypercapnic respiratory failure</w:t>
      </w:r>
    </w:p>
    <w:p w14:paraId="38D37119" w14:textId="77777777" w:rsidR="00D84167" w:rsidRPr="00D84167" w:rsidRDefault="00D84167" w:rsidP="00F5444E">
      <w:pPr>
        <w:numPr>
          <w:ilvl w:val="0"/>
          <w:numId w:val="3"/>
        </w:numPr>
        <w:spacing w:before="100" w:beforeAutospacing="1" w:after="100" w:afterAutospacing="1"/>
        <w:rPr>
          <w:color w:val="000000"/>
        </w:rPr>
      </w:pPr>
      <w:r w:rsidRPr="00D84167">
        <w:rPr>
          <w:color w:val="000000"/>
        </w:rPr>
        <w:t>Natural language processing</w:t>
      </w:r>
    </w:p>
    <w:p w14:paraId="22A69F08" w14:textId="77777777" w:rsidR="00D84167" w:rsidRPr="00D84167" w:rsidRDefault="00D84167" w:rsidP="00F5444E">
      <w:pPr>
        <w:numPr>
          <w:ilvl w:val="0"/>
          <w:numId w:val="3"/>
        </w:numPr>
        <w:spacing w:before="100" w:beforeAutospacing="1" w:after="100" w:afterAutospacing="1"/>
        <w:rPr>
          <w:color w:val="000000"/>
        </w:rPr>
      </w:pPr>
      <w:r w:rsidRPr="00D84167">
        <w:rPr>
          <w:color w:val="000000"/>
        </w:rPr>
        <w:t>Chief complaint</w:t>
      </w:r>
    </w:p>
    <w:p w14:paraId="21BAAD1E" w14:textId="4A727C2E" w:rsidR="005E5224" w:rsidRPr="005E5224" w:rsidRDefault="00D84167" w:rsidP="005E5224">
      <w:pPr>
        <w:numPr>
          <w:ilvl w:val="0"/>
          <w:numId w:val="3"/>
        </w:numPr>
        <w:spacing w:before="100" w:beforeAutospacing="1" w:after="160" w:afterAutospacing="1" w:line="278" w:lineRule="auto"/>
        <w:rPr>
          <w:ins w:id="57" w:author="Brian Locke" w:date="2026-01-29T16:49:00Z" w16du:dateUtc="2026-01-29T23:49:00Z"/>
          <w:color w:val="000000"/>
        </w:rPr>
        <w:pPrChange w:id="58" w:author="Brian Locke" w:date="2026-01-29T16:50:00Z" w16du:dateUtc="2026-01-29T23:50:00Z">
          <w:pPr>
            <w:spacing w:after="160" w:line="278" w:lineRule="auto"/>
          </w:pPr>
        </w:pPrChange>
      </w:pPr>
      <w:r w:rsidRPr="005E5224">
        <w:rPr>
          <w:color w:val="000000"/>
        </w:rPr>
        <w:t>MIMIC-IV</w:t>
      </w:r>
    </w:p>
    <w:p w14:paraId="6AA00F09" w14:textId="207B6825" w:rsidR="00D84167" w:rsidRPr="00D84167" w:rsidDel="005E5224" w:rsidRDefault="00D84167" w:rsidP="00F5444E">
      <w:pPr>
        <w:numPr>
          <w:ilvl w:val="0"/>
          <w:numId w:val="3"/>
        </w:numPr>
        <w:spacing w:before="100" w:beforeAutospacing="1" w:after="100" w:afterAutospacing="1"/>
        <w:rPr>
          <w:del w:id="59" w:author="Brian Locke" w:date="2026-01-29T16:49:00Z" w16du:dateUtc="2026-01-29T23:49:00Z"/>
          <w:color w:val="000000"/>
        </w:rPr>
      </w:pPr>
    </w:p>
    <w:p w14:paraId="68D9324A" w14:textId="6D8E5D6F" w:rsidR="00D84167" w:rsidRPr="00D84167" w:rsidDel="005E5224" w:rsidRDefault="00B67053" w:rsidP="00D84167">
      <w:pPr>
        <w:rPr>
          <w:del w:id="60" w:author="Brian Locke" w:date="2026-01-29T16:49:00Z" w16du:dateUtc="2026-01-29T23:49:00Z"/>
        </w:rPr>
      </w:pPr>
      <w:del w:id="61" w:author="Brian Locke" w:date="2026-01-29T16:49:00Z" w16du:dateUtc="2026-01-29T23:49:00Z">
        <w:r w:rsidRPr="00B67053">
          <w:rPr>
            <w:noProof/>
            <w14:ligatures w14:val="standardContextual"/>
          </w:rPr>
          <w:pict w14:anchorId="7B4AD6A9">
            <v:rect id="_x0000_i1026" alt="" style="width:468pt;height:.05pt;mso-width-percent:0;mso-height-percent:0;mso-width-percent:0;mso-height-percent:0" o:hralign="center" o:hrstd="t" o:hr="t" fillcolor="#a0a0a0" stroked="f"/>
          </w:pict>
        </w:r>
      </w:del>
    </w:p>
    <w:p w14:paraId="417A2EE4" w14:textId="1418A172" w:rsidR="000806C5" w:rsidDel="005E5224" w:rsidRDefault="000806C5" w:rsidP="00D84167">
      <w:pPr>
        <w:spacing w:before="100" w:beforeAutospacing="1" w:after="100" w:afterAutospacing="1"/>
        <w:outlineLvl w:val="1"/>
        <w:rPr>
          <w:del w:id="62" w:author="Brian Locke" w:date="2026-01-29T16:49:00Z" w16du:dateUtc="2026-01-29T23:49:00Z"/>
          <w:b/>
          <w:bCs/>
          <w:color w:val="000000"/>
          <w:sz w:val="36"/>
          <w:szCs w:val="36"/>
        </w:rPr>
      </w:pPr>
    </w:p>
    <w:p w14:paraId="6F6B3EFC" w14:textId="5B540615" w:rsidR="00D84167" w:rsidRPr="00D84167" w:rsidRDefault="00D84167" w:rsidP="00D84167">
      <w:pPr>
        <w:spacing w:before="100" w:beforeAutospacing="1" w:after="100" w:afterAutospacing="1"/>
        <w:outlineLvl w:val="1"/>
        <w:rPr>
          <w:b/>
          <w:bCs/>
          <w:color w:val="000000"/>
          <w:sz w:val="36"/>
          <w:szCs w:val="36"/>
        </w:rPr>
      </w:pPr>
      <w:r w:rsidRPr="00D84167">
        <w:rPr>
          <w:b/>
          <w:bCs/>
          <w:color w:val="000000"/>
          <w:sz w:val="36"/>
          <w:szCs w:val="36"/>
        </w:rPr>
        <w:t>Background</w:t>
      </w:r>
    </w:p>
    <w:p w14:paraId="620F3271" w14:textId="3FCCF195" w:rsidR="009A0CA1" w:rsidRPr="00D84167" w:rsidRDefault="009A0CA1" w:rsidP="009A0CA1">
      <w:pPr>
        <w:spacing w:before="100" w:beforeAutospacing="1" w:after="100" w:afterAutospacing="1"/>
        <w:rPr>
          <w:color w:val="000000"/>
        </w:rPr>
      </w:pPr>
      <w:r>
        <w:rPr>
          <w:color w:val="000000"/>
        </w:rPr>
        <w:t xml:space="preserve">Hypercapnic respiratory failure </w:t>
      </w:r>
      <w:r w:rsidR="00DE199C">
        <w:rPr>
          <w:color w:val="000000"/>
        </w:rPr>
        <w:t>(</w:t>
      </w:r>
      <w:commentRangeStart w:id="63"/>
      <w:r w:rsidR="00DE199C">
        <w:rPr>
          <w:color w:val="000000"/>
        </w:rPr>
        <w:t>HRF</w:t>
      </w:r>
      <w:commentRangeEnd w:id="63"/>
      <w:r w:rsidR="006F7A8F">
        <w:rPr>
          <w:rStyle w:val="CommentReference"/>
        </w:rPr>
        <w:commentReference w:id="63"/>
      </w:r>
      <w:r w:rsidR="00DE199C">
        <w:rPr>
          <w:color w:val="000000"/>
        </w:rPr>
        <w:t xml:space="preserve">) is characterized by an elevated blood carbon dioxide (CO2) level along with a </w:t>
      </w:r>
      <w:commentRangeStart w:id="64"/>
      <w:commentRangeStart w:id="65"/>
      <w:r w:rsidR="00DE199C">
        <w:rPr>
          <w:color w:val="000000"/>
        </w:rPr>
        <w:t xml:space="preserve">decreased pH level </w:t>
      </w:r>
      <w:commentRangeEnd w:id="64"/>
      <w:r w:rsidR="00AD0759">
        <w:rPr>
          <w:rStyle w:val="CommentReference"/>
        </w:rPr>
        <w:commentReference w:id="64"/>
      </w:r>
      <w:commentRangeEnd w:id="65"/>
      <w:r w:rsidR="00AD0759">
        <w:rPr>
          <w:rStyle w:val="CommentReference"/>
        </w:rPr>
        <w:commentReference w:id="65"/>
      </w:r>
      <w:r w:rsidR="00DE199C">
        <w:rPr>
          <w:color w:val="000000"/>
        </w:rPr>
        <w:t xml:space="preserve">which can occur due to </w:t>
      </w:r>
      <w:r w:rsidR="00DE199C" w:rsidRPr="00DE199C">
        <w:rPr>
          <w:color w:val="000000"/>
        </w:rPr>
        <w:t>alveolar hypoventilation, increased fraction of dead space, or increased production of carbon dioxide</w:t>
      </w:r>
      <w:r w:rsidR="00DE199C">
        <w:rPr>
          <w:color w:val="000000"/>
        </w:rPr>
        <w:t xml:space="preserve">. </w:t>
      </w:r>
      <w:r w:rsidR="00DE199C">
        <w:rPr>
          <w:color w:val="000000"/>
        </w:rPr>
        <w:fldChar w:fldCharType="begin"/>
      </w:r>
      <w:r w:rsidR="00DE199C">
        <w:rPr>
          <w:color w:val="000000"/>
        </w:rPr>
        <w:instrText xml:space="preserve"> ADDIN ZOTERO_ITEM CSL_CITATION {"citationID":"7HzcHPHG","properties":{"formattedCitation":"(1)","plainCitation":"(1)","noteIndex":0},"citationItems":[{"id":46,"uris":["http://zotero.org/groups/6006426/items/YEFPKEEK"],"itemData":{"id":46,"type":"article-journal","abstract":"Acute hypoxemic respiratory failure is defined by Pao2 less than 60 mm Hg or SaO2 less than 88% and may result from V/Q mismatch, shunt, hypoventilation, diffusion limitation, or low inspired oxygen tension. Acute hypercapnic respiratory failure is defined by Paco2 ≥ 45 mm Hg and pH less than 7.35 and may result from alveolar hypoventilation, increased fraction of dead space, or increased production of carbon dioxide. Early diagnostic maneuvers, such as measurement of SpO2 and arterial blood gas, can differentiate the type of respiratory failure and guide next steps in evaluation and management.","container-title":"Critical Care Clinics","DOI":"10.1016/j.ccc.2024.01.002","ISSN":"1557-8232","issue":"2","journalAbbreviation":"Crit Care Clin","language":"eng","note":"PMID: 38432694\nPMCID: PMC10910131","page":"235-253","source":"PubMed","title":"Diagnosis and Management of Acute Respiratory Failure","volume":"40","author":[{"family":"Lagina","given":"Madeline"},{"family":"Valley","given":"Thomas S."}],"issued":{"date-parts":[["2024",4]]}}}],"schema":"https://github.com/citation-style-language/schema/raw/master/csl-citation.json"} </w:instrText>
      </w:r>
      <w:r w:rsidR="00DE199C">
        <w:rPr>
          <w:color w:val="000000"/>
        </w:rPr>
        <w:fldChar w:fldCharType="separate"/>
      </w:r>
      <w:r w:rsidR="00DE199C">
        <w:rPr>
          <w:noProof/>
          <w:color w:val="000000"/>
        </w:rPr>
        <w:t>(1)</w:t>
      </w:r>
      <w:r w:rsidR="00DE199C">
        <w:rPr>
          <w:color w:val="000000"/>
        </w:rPr>
        <w:fldChar w:fldCharType="end"/>
      </w:r>
      <w:r w:rsidR="002F3985">
        <w:rPr>
          <w:color w:val="000000"/>
        </w:rPr>
        <w:t xml:space="preserve"> HRF can result from a heterogenous group of diseases such as </w:t>
      </w:r>
      <w:r w:rsidR="002F3985" w:rsidRPr="002F3985">
        <w:rPr>
          <w:color w:val="000000"/>
        </w:rPr>
        <w:t>obstructive lung disease, obesity hypoventilation syndrome, neuromuscular disorders, chest wall disease, central nervous system depression, cardiac failure, and infection</w:t>
      </w:r>
      <w:r w:rsidR="002F3985">
        <w:rPr>
          <w:color w:val="000000"/>
        </w:rPr>
        <w:t xml:space="preserve">. </w:t>
      </w:r>
      <w:r w:rsidR="002F3985">
        <w:rPr>
          <w:color w:val="000000"/>
        </w:rPr>
        <w:fldChar w:fldCharType="begin"/>
      </w:r>
      <w:r w:rsidR="002F3985">
        <w:rPr>
          <w:color w:val="000000"/>
        </w:rPr>
        <w:instrText xml:space="preserve"> ADDIN ZOTERO_ITEM CSL_CITATION {"citationID":"fdP0RQiD","properties":{"formattedCitation":"(2)","plainCitation":"(2)","noteIndex":0},"citationItems":[{"id":48,"uris":["http://zotero.org/groups/6006426/items/9MNEHDL4"],"itemData":{"id":48,"type":"article-journal","abstract":"BACKGROUND AND OBJECTIVE: Hypercapnic respiratory failure (HRF) can occur due to severe respiratory disease but also because of multiple coexistent causes. There are few data on the prevalence of antecedent causes for HRF and the effect of these causes on prognosis, especially where study inclusion has not been biased with respect to primary diagnosis, interventions received or clinical outcome. We sought to determine the prevalence of pre-specified conditions among patients with HRF and to determine the effect of these causes on in-hospital mortality.\nMETHODS: Cross-sectional study of patients with HRF from 2013 to 2017. Inclusion criteria were PaCO2  &gt;45 mm Hg and pH ≤7.45. Causes of interest were identified using diagnosis codes from hospital records. We used directed acyclic graphs to inform logistic regression models for the outcome of in-hospital death.\nRESULTS: We identified 873 persons with HRF in the study period. Mean (SD) age was 69 years and 50.4% were males. Acidosis (pH &lt;7.35) was present in 488 (55%) cases. Most (83%) had one or more of the following: obstructive lung disease, lower respiratory tract infection, congestive cardiac failure, sleep disordered breathing, neuromuscular disease, opioid or benzodiazepine use. In-hospital mortality was 12.8%. Obstructive lung disease and cardiac failure were associated with a lower risk of death, whereas respiratory tract infection and neuromuscular disease were associated with increased risk of death.\nCONCLUSION: HRF is associated with a range of potentially causative conditions, which significantly impact hospital survival. Systematic evaluation of patients with HRF may increase detection of treatable comorbidities.","container-title":"Respirology (Carlton, Vic.)","DOI":"10.1111/resp.14388","ISSN":"1440-1843","issue":"2","journalAbbreviation":"Respirology","language":"eng","note":"PMID: 36210347\nPMCID: PMC10092076","page":"176-182","source":"PubMed","title":"Causes of hypercapnic respiratory failure and associated in-hospital mortality","volume":"28","author":[{"family":"Chung","given":"Yewon"},{"family":"Garden","given":"Frances L."},{"family":"Marks","given":"Guy B."},{"family":"Vedam","given":"Hima"}],"issued":{"date-parts":[["2023",2]]}}}],"schema":"https://github.com/citation-style-language/schema/raw/master/csl-citation.json"} </w:instrText>
      </w:r>
      <w:r w:rsidR="002F3985">
        <w:rPr>
          <w:color w:val="000000"/>
        </w:rPr>
        <w:fldChar w:fldCharType="separate"/>
      </w:r>
      <w:r w:rsidR="002F3985">
        <w:rPr>
          <w:noProof/>
          <w:color w:val="000000"/>
        </w:rPr>
        <w:t>(2)</w:t>
      </w:r>
      <w:r w:rsidR="002F3985">
        <w:rPr>
          <w:color w:val="000000"/>
        </w:rPr>
        <w:fldChar w:fldCharType="end"/>
      </w:r>
      <w:r w:rsidR="002F3985">
        <w:rPr>
          <w:color w:val="000000"/>
        </w:rPr>
        <w:t xml:space="preserve"> </w:t>
      </w:r>
      <w:commentRangeStart w:id="66"/>
      <w:r w:rsidR="002F3985">
        <w:rPr>
          <w:color w:val="000000"/>
        </w:rPr>
        <w:t xml:space="preserve">The diagnosis of HRF usually relies on blood gas values without characterization of the presenting symptoms. </w:t>
      </w:r>
      <w:r w:rsidR="002F3985">
        <w:rPr>
          <w:color w:val="000000"/>
        </w:rPr>
        <w:fldChar w:fldCharType="begin"/>
      </w:r>
      <w:r w:rsidR="00C27B0F">
        <w:rPr>
          <w:color w:val="000000"/>
        </w:rPr>
        <w:instrText xml:space="preserve"> ADDIN ZOTERO_ITEM CSL_CITATION {"citationID":"TB6RKDfT","properties":{"formattedCitation":"(3)","plainCitation":"(3)","noteIndex":0},"citationItems":[{"id":50,"uris":["http://zotero.org/groups/6006426/items/PQ29JMXV"],"itemData":{"id":50,"type":"article-journal","container-title":"Clinical Medicine","DOI":"10.1016/j.clinme.2023.100007","ISSN":"14702118","issue":"1","journalAbbreviation":"Clinical Medicine","language":"en","note":"PMID: 38382181\nPMCID: PMC11024829","page":"100007","source":"DOI.org (Crossref)","title":"Supporting patients with hypercapnia","volume":"24","author":[{"family":"Tregidgo","given":"Laura"},{"family":"D'Cruz","given":"Rebecca F"}],"issued":{"date-parts":[["2024",1]]}}}],"schema":"https://github.com/citation-style-language/schema/raw/master/csl-citation.json"} </w:instrText>
      </w:r>
      <w:r w:rsidR="002F3985">
        <w:rPr>
          <w:color w:val="000000"/>
        </w:rPr>
        <w:fldChar w:fldCharType="separate"/>
      </w:r>
      <w:r w:rsidR="002F3985">
        <w:rPr>
          <w:noProof/>
          <w:color w:val="000000"/>
        </w:rPr>
        <w:t>(3)</w:t>
      </w:r>
      <w:r w:rsidR="002F3985">
        <w:rPr>
          <w:color w:val="000000"/>
        </w:rPr>
        <w:fldChar w:fldCharType="end"/>
      </w:r>
      <w:commentRangeEnd w:id="66"/>
      <w:r w:rsidR="00F829C9">
        <w:rPr>
          <w:rStyle w:val="CommentReference"/>
        </w:rPr>
        <w:commentReference w:id="66"/>
      </w:r>
    </w:p>
    <w:p w14:paraId="58CB45D6" w14:textId="2005046C" w:rsidR="00782914" w:rsidRDefault="00697026" w:rsidP="00C716B3">
      <w:pPr>
        <w:spacing w:before="100" w:beforeAutospacing="1" w:after="100" w:afterAutospacing="1"/>
        <w:outlineLvl w:val="2"/>
        <w:rPr>
          <w:color w:val="000000"/>
        </w:rPr>
      </w:pPr>
      <w:bookmarkStart w:id="67" w:name="_Hlk219276000"/>
      <w:r w:rsidRPr="00D20819">
        <w:rPr>
          <w:color w:val="000000"/>
        </w:rPr>
        <w:t>The clinical identification of HRF is challenging because it presents in multiple, ways and often coexists with chronic or systemic illness</w:t>
      </w:r>
      <w:bookmarkEnd w:id="67"/>
      <w:r>
        <w:rPr>
          <w:color w:val="000000"/>
        </w:rPr>
        <w:t xml:space="preserve">. </w:t>
      </w:r>
      <w:r>
        <w:rPr>
          <w:color w:val="000000"/>
        </w:rPr>
        <w:fldChar w:fldCharType="begin"/>
      </w:r>
      <w:r>
        <w:rPr>
          <w:color w:val="000000"/>
        </w:rPr>
        <w:instrText xml:space="preserve"> ADDIN ZOTERO_ITEM CSL_CITATION {"citationID":"H5MTD6qh","properties":{"formattedCitation":"(2)","plainCitation":"(2)","noteIndex":0},"citationItems":[{"id":48,"uris":["http://zotero.org/groups/6006426/items/9MNEHDL4"],"itemData":{"id":48,"type":"article-journal","abstract":"BACKGROUND AND OBJECTIVE: Hypercapnic respiratory failure (HRF) can occur due to severe respiratory disease but also because of multiple coexistent causes. There are few data on the prevalence of antecedent causes for HRF and the effect of these causes on prognosis, especially where study inclusion has not been biased with respect to primary diagnosis, interventions received or clinical outcome. We sought to determine the prevalence of pre-specified conditions among patients with HRF and to determine the effect of these causes on in-hospital mortality.\nMETHODS: Cross-sectional study of patients with HRF from 2013 to 2017. Inclusion criteria were PaCO2  &gt;45 mm Hg and pH ≤7.45. Causes of interest were identified using diagnosis codes from hospital records. We used directed acyclic graphs to inform logistic regression models for the outcome of in-hospital death.\nRESULTS: We identified 873 persons with HRF in the study period. Mean (SD) age was 69 years and 50.4% were males. Acidosis (pH &lt;7.35) was present in 488 (55%) cases. Most (83%) had one or more of the following: obstructive lung disease, lower respiratory tract infection, congestive cardiac failure, sleep disordered breathing, neuromuscular disease, opioid or benzodiazepine use. In-hospital mortality was 12.8%. Obstructive lung disease and cardiac failure were associated with a lower risk of death, whereas respiratory tract infection and neuromuscular disease were associated with increased risk of death.\nCONCLUSION: HRF is associated with a range of potentially causative conditions, which significantly impact hospital survival. Systematic evaluation of patients with HRF may increase detection of treatable comorbidities.","container-title":"Respirology (Carlton, Vic.)","DOI":"10.1111/resp.14388","ISSN":"1440-1843","issue":"2","journalAbbreviation":"Respirology","language":"eng","note":"PMID: 36210347\nPMCID: PMC10092076","page":"176-182","source":"PubMed","title":"Causes of hypercapnic respiratory failure and associated in-hospital mortality","volume":"28","author":[{"family":"Chung","given":"Yewon"},{"family":"Garden","given":"Frances L."},{"family":"Marks","given":"Guy B."},{"family":"Vedam","given":"Hima"}],"issued":{"date-parts":[["2023",2]]}}}],"schema":"https://github.com/citation-style-language/schema/raw/master/csl-citation.json"} </w:instrText>
      </w:r>
      <w:r>
        <w:rPr>
          <w:color w:val="000000"/>
        </w:rPr>
        <w:fldChar w:fldCharType="separate"/>
      </w:r>
      <w:r>
        <w:rPr>
          <w:noProof/>
          <w:color w:val="000000"/>
        </w:rPr>
        <w:t>(2)</w:t>
      </w:r>
      <w:r>
        <w:rPr>
          <w:color w:val="000000"/>
        </w:rPr>
        <w:fldChar w:fldCharType="end"/>
      </w:r>
      <w:r w:rsidRPr="00782914">
        <w:rPr>
          <w:color w:val="000000"/>
        </w:rPr>
        <w:t xml:space="preserve"> </w:t>
      </w:r>
      <w:r w:rsidR="00782914" w:rsidRPr="00782914">
        <w:rPr>
          <w:color w:val="000000"/>
        </w:rPr>
        <w:t xml:space="preserve">Prior studies of </w:t>
      </w:r>
      <w:r w:rsidR="00782914">
        <w:rPr>
          <w:color w:val="000000"/>
        </w:rPr>
        <w:t>HRF</w:t>
      </w:r>
      <w:r w:rsidR="00782914" w:rsidRPr="00782914">
        <w:rPr>
          <w:color w:val="000000"/>
        </w:rPr>
        <w:t xml:space="preserve"> have focused on critically ill </w:t>
      </w:r>
      <w:r w:rsidR="00782914">
        <w:rPr>
          <w:color w:val="000000"/>
        </w:rPr>
        <w:t>patients</w:t>
      </w:r>
      <w:r w:rsidR="00782914" w:rsidRPr="00782914">
        <w:rPr>
          <w:color w:val="000000"/>
        </w:rPr>
        <w:t xml:space="preserve"> in intensive care settings and </w:t>
      </w:r>
      <w:r w:rsidR="00782914">
        <w:rPr>
          <w:color w:val="000000"/>
        </w:rPr>
        <w:t>investigated</w:t>
      </w:r>
      <w:r w:rsidR="00782914" w:rsidRPr="00782914">
        <w:rPr>
          <w:color w:val="000000"/>
        </w:rPr>
        <w:t xml:space="preserve"> ventilatory support strategies and outcomes such as mortality, readmissions, and non-invasive ventilation efficacy rather than presenting symptoms</w:t>
      </w:r>
      <w:r w:rsidR="00782914">
        <w:rPr>
          <w:color w:val="000000"/>
        </w:rPr>
        <w:t xml:space="preserve">. </w:t>
      </w:r>
      <w:r w:rsidR="00782914">
        <w:rPr>
          <w:color w:val="000000"/>
        </w:rPr>
        <w:fldChar w:fldCharType="begin"/>
      </w:r>
      <w:r w:rsidR="00782914">
        <w:rPr>
          <w:color w:val="000000"/>
        </w:rPr>
        <w:instrText xml:space="preserve"> ADDIN ZOTERO_ITEM CSL_CITATION {"citationID":"7XbBcLWf","properties":{"formattedCitation":"(4,5)","plainCitation":"(4,5)","noteIndex":0},"citationItems":[{"id":51,"uris":["http://zotero.org/groups/6006426/items/2UC36LDV"],"itemData":{"id":51,"type":"article-journal","abstract":"BACKGROUND: Chronic hypercapnic respiratory failure is associated with high mortality. Although previous work has demonstrated a mortality improvement with high-intensity noninvasive ventilation in COPD, it is unclear whether a PCO2 reduction strategy is associated with improved outcomes in other populations of chronic hypercapnia.\nMETHODS: The objective of this study was to investigate the association between PCO2 reduction (by using transcutaneous PCO2 as an estimate for PaCO2 and survival in a broad population of individuals treated with noninvasive ventilation for chronic hypercapnia. We hypothesized that reductions in PCO2 would be associated with improved survival. Therefore, we performed a cohort study of all the subjects evaluated from February 2012 to January 2021 for noninvasive ventilation initiation and/or optimization due to chronic hypercapnia at a home ventilation clinic in an academic center. We used multivariable Cox proportional hazard models with time-varying coefficients and PCO2 as a time-varying covariate to test the association between PCO2 and all-cause mortality and when adjusting for known cofounders.\nRESULTS: The mean ± SD age of 337 subjects was 57 ± 16 years, 37% women, and 85% white. In a univariate analysis, survival probability increased with reductions in PCO2 to &lt; 50 mm Hg after 90 d, and these remained significant after adjusting for age, sex, race, body mass index, diagnosis, Charlson comorbidity index, and baseline PCO2 . In the multivariable analysis, the subjects who had a PaCO2 &lt; 50 mm Hg had a reduced mortality risk of 94% between 90 and 179 d (hazard ratio [HR] 0.06, 95% CI 0.01-0.50), 69% between 180 and 364 d (HR 0.31, 95% CI 0.12-0.79), and 73% for 365-730 d (HR 0.27, 95% CI 0.13-0.56).\nCONCLUSIONS: Reduction in PCO2 from baseline for subjects with chronic hypercapnia treated with noninvasive ventilation was associated with improved survival. Management strategies should target the greatest attainable reductions in PCO2 .","container-title":"Respiratory Care","DOI":"10.4187/respcare.10813","ISSN":"1943-3654","issue":"12","journalAbbreviation":"Respir Care","language":"eng","note":"PMID: 37137711\nPMCID: PMC10676248","page":"1613-1622","source":"PubMed","title":"Lowering PCO2 With Noninvasive Ventilation Is Associated With Improved Survival in Chronic Hypercapnic Respiratory Failure","volume":"68","author":[{"family":"Jimenez","given":"Jose Victor"},{"family":"Ackrivo","given":"Jason"},{"family":"Hsu","given":"Jesse Y."},{"family":"Wilson","given":"Mathew W."},{"family":"Labaki","given":"Wassim W."},{"family":"Hansen-Flaschen","given":"John"},{"family":"Hyzy","given":"Robert C."},{"family":"Choi","given":"Philip J."}],"issued":{"date-parts":[["2023",11,25]]}}},{"id":53,"uris":["http://zotero.org/groups/6006426/items/Q9EIY9FB"],"itemData":{"id":53,"type":"article-journal","abstract":"RATIONALE: Patients with acute-on-chronic hypercapnic respiratory failure suffer from recurrent readmissions due to acute exacerbations. These patients carry higher readmission and mortality rates compared to the general population.\nOBJECTIVES: We aimed to delineate the outcomes of patients discharged on non-invasive ventilation.\nMETHODS: A cross-sectional study was conducted. One hundred nine patients with acute-on-chronic hypercapnic respiratory failure were evaluated and qualified for non-invasive ventilation at discharge. Adherence data was collected post-discharge and the following outcomes were evaluated: 12-month mortality, 6-month hospital readmission, and emergency department visits in patients who were adherent with non-invasive ventilation therapy versus non-adherent and controls.\nMEASUREMENTS AND MAIN RESULTS: Of the 95 patients discharged on non-invasive ventilation, 25 patients (26%) were found to be adherent to post-discharge home non-invasive ventilation. The adherent group had significantly lower 12-month mortality (p=0.022). Survival benefit persisted on multivariate analysis with the Cox regression model adjusting for comorbidities and demographics (HR = 0.05, p=0.04). The study also observed reduced emergency department visits in the non-invasive ventilation-adherent group compared to the non-adherent (3% vs 17%) [p=0.049] and controls (3% vs 25%) [p=0.024].\nCONCLUSIONS: Hypercapnic respiratory failure patients discharged home with non-invasive ventilation in the adherent group had significantly lower mortality and emergency department visits. Apart from mask intolerance, low health literacy and transfer to skilled nursing facilities were identified as major reasons for non-adherence.","container-title":"PloS One","DOI":"10.1371/journal.pone.0321420","ISSN":"1932-6203","issue":"4","journalAbbreviation":"PLoS One","language":"eng","note":"PMID: 40238737\nPMCID: PMC12002495","page":"e0321420","source":"PubMed","title":"Post-Discharge non-invasive ventilation for hypercapnic respiratory failure: Outcomes in a Rural Cohort","title-short":"Post-Discharge non-invasive ventilation for hypercapnic respiratory failure","volume":"20","author":[{"family":"Sharma","given":"Sunil"},{"family":"Stansbury","given":"Robert"},{"family":"Mudgal","given":"Mayuri"},{"family":"Srinivasan","given":"Priyanka"},{"family":"Rojas","given":"Edward"},{"family":"Olgers","given":"Kassandra K."},{"family":"Knollinger","given":"Scott"},{"family":"Selim","given":"Bernardo J."},{"family":"Wen","given":"Sijin"}],"issued":{"date-parts":[["2025"]]}}}],"schema":"https://github.com/citation-style-language/schema/raw/master/csl-citation.json"} </w:instrText>
      </w:r>
      <w:r w:rsidR="00782914">
        <w:rPr>
          <w:color w:val="000000"/>
        </w:rPr>
        <w:fldChar w:fldCharType="separate"/>
      </w:r>
      <w:r w:rsidR="00782914">
        <w:rPr>
          <w:noProof/>
          <w:color w:val="000000"/>
        </w:rPr>
        <w:t>(4,5)</w:t>
      </w:r>
      <w:r w:rsidR="00782914">
        <w:rPr>
          <w:color w:val="000000"/>
        </w:rPr>
        <w:fldChar w:fldCharType="end"/>
      </w:r>
      <w:r w:rsidR="00782914">
        <w:rPr>
          <w:color w:val="000000"/>
        </w:rPr>
        <w:t xml:space="preserve"> </w:t>
      </w:r>
      <w:r w:rsidR="00237837">
        <w:rPr>
          <w:color w:val="000000"/>
        </w:rPr>
        <w:t xml:space="preserve">Studies looking into presenting symptoms have mostly focused on respiratory causes of HRF. </w:t>
      </w:r>
      <w:r w:rsidR="00237837">
        <w:rPr>
          <w:color w:val="000000"/>
        </w:rPr>
        <w:fldChar w:fldCharType="begin"/>
      </w:r>
      <w:r w:rsidR="00237837">
        <w:rPr>
          <w:color w:val="000000"/>
        </w:rPr>
        <w:instrText xml:space="preserve"> ADDIN ZOTERO_ITEM CSL_CITATION {"citationID":"0N9pGHSf","properties":{"formattedCitation":"(6)","plainCitation":"(6)","noteIndex":0},"citationItems":[{"id":5,"uris":["http://zotero.org/groups/6006426/items/3UCCYISH"],"itemData":{"id":5,"type":"article-journal","abstract":"BACKGROUND: Severe acute exacerbation of chronic obstructive pulmonary disease (AE-COPD) is a common reason for emergency room (ER) visit about which little has been documented from India.\nMETHODS: Prospective study of the clinical presentation and predictors of outcome in 116 patients presenting with severe AE-COPD requiring admission to the medical intensive care unit between January 2000 and December 2004.\nRESULTS: Their mean age was 62.1 +/- 9.8 years. There were 102 males. Mean duration of COPD was 7.2 +/- 5.8 years. All males were smokers (22.3 +/- 11.2 pack years); 35.2% smoked cigarettes and 64.8% smoked bidis. All women were exposed to domestic fuel. Associated co-morbid illnesses were present in 81 patients (69.8%); 53(45.7%) had one co-morbid illness and the remaining 28 (54.3%) had two or more co-morbid illnesses. Evidence of past pulmonary tuberculosis (PTB) was present in 28.4% patients; 5 patients who also had type II diabetes mellitus had active PTB. Arterial blood gas analysis revealed respiratory failure in 40 (33.8%) patients (type I 17.5% and type II 82.5%). Invasive mechanical ventilation was required in 18 patients. Sixteen (13.7%) patients died. Stepwise multivariate logistic regression analysis revealed need for invasive ventilation (OR 45.809, 95% CI 607.46 to 3.009;p &lt; 0.001); presence of co-morbid illness (OR 0.126, 95% CI 0.428 to 0.037;p &lt; 0.01) and hypercapnia (OR 0.114, 95% CI 1.324 to 0.010;p &lt; 0.05) were predictors of death.\nCONCLUSION: Co-morbid conditions and metabolic abnormalities render the diagnosis of AE-COPD difficult and also contribute to mortality. High prevalence of past PTB and active PTB in patients with AE-COPD suggests an intriguing relationship between smoking, PTB and COPD which merits further study.","container-title":"BMC pulmonary medicine","DOI":"10.1186/1471-2466-6-27","ISSN":"1471-2466","journalAbbreviation":"BMC Pulm Med","language":"eng","note":"PMID: 17177991\nPMCID: PMC1764756","page":"27","source":"PubMed","title":"Clinical presentation and predictors of outcome in patients with severe acute exacerbation of chronic obstructive pulmonary disease requiring admission to intensive care unit","volume":"6","author":[{"family":"Mohan","given":"Alladi"},{"family":"Premanand","given":"Raya"},{"family":"Reddy","given":"Lebaka Narayana"},{"family":"Rao","given":"Mangu H."},{"family":"Sharma","given":"Surendra K."},{"family":"Kamity","given":"Ranjit"},{"family":"Bollineni","given":"Srinivas"}],"issued":{"date-parts":[["2006",12,19]]}}}],"schema":"https://github.com/citation-style-language/schema/raw/master/csl-citation.json"} </w:instrText>
      </w:r>
      <w:r w:rsidR="00237837">
        <w:rPr>
          <w:color w:val="000000"/>
        </w:rPr>
        <w:fldChar w:fldCharType="separate"/>
      </w:r>
      <w:r w:rsidR="00237837">
        <w:rPr>
          <w:noProof/>
          <w:color w:val="000000"/>
        </w:rPr>
        <w:t>(6)</w:t>
      </w:r>
      <w:r w:rsidR="00237837">
        <w:rPr>
          <w:color w:val="000000"/>
        </w:rPr>
        <w:fldChar w:fldCharType="end"/>
      </w:r>
      <w:r w:rsidR="00237837">
        <w:rPr>
          <w:color w:val="000000"/>
        </w:rPr>
        <w:t xml:space="preserve"> </w:t>
      </w:r>
      <w:commentRangeStart w:id="68"/>
      <w:r w:rsidR="00237837" w:rsidRPr="00237837">
        <w:rPr>
          <w:color w:val="000000"/>
        </w:rPr>
        <w:t xml:space="preserve">The literature lacks quantitative data describing how patients with </w:t>
      </w:r>
      <w:r w:rsidR="00237837">
        <w:rPr>
          <w:color w:val="000000"/>
        </w:rPr>
        <w:t>HRF</w:t>
      </w:r>
      <w:r w:rsidR="00237837" w:rsidRPr="00237837">
        <w:rPr>
          <w:color w:val="000000"/>
        </w:rPr>
        <w:t xml:space="preserve"> tend to present to the hospital</w:t>
      </w:r>
      <w:r w:rsidR="00237837">
        <w:rPr>
          <w:color w:val="000000"/>
        </w:rPr>
        <w:t xml:space="preserve">. </w:t>
      </w:r>
      <w:commentRangeEnd w:id="68"/>
      <w:r w:rsidR="00F829C9">
        <w:rPr>
          <w:rStyle w:val="CommentReference"/>
        </w:rPr>
        <w:commentReference w:id="68"/>
      </w:r>
    </w:p>
    <w:p w14:paraId="19D90FE8" w14:textId="51A2899F" w:rsidR="00106287" w:rsidRDefault="00106287" w:rsidP="00106287">
      <w:pPr>
        <w:spacing w:before="100" w:beforeAutospacing="1" w:after="100" w:afterAutospacing="1"/>
        <w:rPr>
          <w:color w:val="000000"/>
        </w:rPr>
      </w:pPr>
      <w:r>
        <w:rPr>
          <w:color w:val="000000"/>
        </w:rPr>
        <w:t>T</w:t>
      </w:r>
      <w:r w:rsidRPr="00106287">
        <w:rPr>
          <w:color w:val="000000"/>
        </w:rPr>
        <w:t>he emergency department</w:t>
      </w:r>
      <w:r w:rsidR="00F4194D">
        <w:rPr>
          <w:color w:val="000000"/>
        </w:rPr>
        <w:t xml:space="preserve"> (ED)</w:t>
      </w:r>
      <w:r w:rsidRPr="00106287">
        <w:rPr>
          <w:color w:val="000000"/>
        </w:rPr>
        <w:t xml:space="preserve"> chief complaint reflects the initial perception of illness and may better represent how </w:t>
      </w:r>
      <w:r>
        <w:rPr>
          <w:color w:val="000000"/>
        </w:rPr>
        <w:t>HRF</w:t>
      </w:r>
      <w:r w:rsidRPr="00106287">
        <w:rPr>
          <w:color w:val="000000"/>
        </w:rPr>
        <w:t xml:space="preserve"> manifests clinically.</w:t>
      </w:r>
      <w:r>
        <w:rPr>
          <w:color w:val="000000"/>
        </w:rPr>
        <w:t xml:space="preserve"> </w:t>
      </w:r>
      <w:r>
        <w:rPr>
          <w:color w:val="000000"/>
        </w:rPr>
        <w:fldChar w:fldCharType="begin"/>
      </w:r>
      <w:r w:rsidR="00C27B0F">
        <w:rPr>
          <w:color w:val="000000"/>
        </w:rPr>
        <w:instrText xml:space="preserve"> ADDIN ZOTERO_ITEM CSL_CITATION {"citationID":"qLrMztpz","properties":{"formattedCitation":"(7)","plainCitation":"(7)","noteIndex":0},"citationItems":[{"id":56,"uris":["http://zotero.org/groups/6006426/items/ZE4B8NDY"],"itemData":{"id":56,"type":"chapter","container-title":"Handbook of Biosurveillance","ISBN":"978-0-12-369378-5","language":"en","license":"https://www.elsevier.com/tdm/userlicense/1.0/","note":"DOI: 10.1016/B978-012369378-5/50025-9\nPMCID: PMC7161385","page":"333-359","publisher":"Elsevier","source":"DOI.org (Crossref)","title":"Chief Complaints and ICD Codes","URL":"https://linkinghub.elsevier.com/retrieve/pii/B9780123693785500259","author":[{"family":"Wagner","given":"Michael M."},{"family":"Hogan","given":"William R."},{"family":"Chapman","given":"Wendy W."},{"family":"Gesteland","given":"Per H."}],"accessed":{"date-parts":[["2026",1,14]]},"issued":{"date-parts":[["2006"]]}}}],"schema":"https://github.com/citation-style-language/schema/raw/master/csl-citation.json"} </w:instrText>
      </w:r>
      <w:r>
        <w:rPr>
          <w:color w:val="000000"/>
        </w:rPr>
        <w:fldChar w:fldCharType="separate"/>
      </w:r>
      <w:r>
        <w:rPr>
          <w:noProof/>
          <w:color w:val="000000"/>
        </w:rPr>
        <w:t>(7)</w:t>
      </w:r>
      <w:r>
        <w:rPr>
          <w:color w:val="000000"/>
        </w:rPr>
        <w:fldChar w:fldCharType="end"/>
      </w:r>
      <w:r w:rsidRPr="00106287">
        <w:rPr>
          <w:color w:val="000000"/>
        </w:rPr>
        <w:t xml:space="preserve"> Natural language processing (NLP) methods enable systematic extraction and normalization of symptom information from free-text chief complaints, allowing scalable, reproducible characterization of presenting symptoms across large populations. </w:t>
      </w:r>
      <w:r>
        <w:rPr>
          <w:color w:val="000000"/>
        </w:rPr>
        <w:fldChar w:fldCharType="begin"/>
      </w:r>
      <w:r>
        <w:rPr>
          <w:color w:val="000000"/>
        </w:rPr>
        <w:instrText xml:space="preserve"> ADDIN ZOTERO_ITEM CSL_CITATION {"citationID":"j0DfnpdI","properties":{"formattedCitation":"(8)","plainCitation":"(8)","noteIndex":0},"citationItems":[{"id":57,"uris":["http://zotero.org/groups/6006426/items/J7NWKEI5"],"itemData":{"id":57,"type":"article-journal","abstract":"OBJECTIVE: Natural language processing (NLP) of symptoms from electronic health records (EHRs) could contribute to the advancement of symptom science. We aim to synthesize the literature on the use of NLP to process or analyze symptom information documented in EHR free-text narratives.\nMATERIALS AND METHODS: Our search of 1964 records from PubMed and EMBASE was narrowed to 27 eligible articles. Data related to the purpose, free-text corpus, patients, symptoms, NLP methodology, evaluation metrics, and quality indicators were extracted for each study.\nRESULTS: Symptom-related information was presented as a primary outcome in 14 studies. EHR narratives represented various inpatient and outpatient clinical specialties, with general, cardiology, and mental health occurring most frequently. Studies encompassed a wide variety of symptoms, including shortness of breath, pain, nausea, dizziness, disturbed sleep, constipation, and depressed mood. NLP approaches included previously developed NLP tools, classification methods, and manually curated rule-based processing. Only one-third (n = 9) of studies reported patient demographic characteristics.\nDISCUSSION: NLP is used to extract information from EHR free-text narratives written by a variety of healthcare providers on an expansive range of symptoms across diverse clinical specialties. The current focus of this field is on the development of methods to extract symptom information and the use of symptom information for disease classification tasks rather than the examination of symptoms themselves.\nCONCLUSION: Future NLP studies should concentrate on the investigation of symptoms and symptom documentation in EHR free-text narratives. Efforts should be undertaken to examine patient characteristics and make symptom-related NLP algorithms or pipelines and vocabularies openly available.","container-title":"Journal of the American Medical Informatics Association: JAMIA","DOI":"10.1093/jamia/ocy173","ISSN":"1527-974X","issue":"4","journalAbbreviation":"J Am Med Inform Assoc","language":"eng","note":"PMID: 30726935\nPMCID: PMC6657282","page":"364-379","source":"PubMed","title":"Natural language processing of symptoms documented in free-text narratives of electronic health records: a systematic review","title-short":"Natural language processing of symptoms documented in free-text narratives of electronic health records","volume":"26","author":[{"family":"Koleck","given":"Theresa A."},{"family":"Dreisbach","given":"Caitlin"},{"family":"Bourne","given":"Philip E."},{"family":"Bakken","given":"Suzanne"}],"issued":{"date-parts":[["2019",4,1]]}}}],"schema":"https://github.com/citation-style-language/schema/raw/master/csl-citation.json"} </w:instrText>
      </w:r>
      <w:r>
        <w:rPr>
          <w:color w:val="000000"/>
        </w:rPr>
        <w:fldChar w:fldCharType="separate"/>
      </w:r>
      <w:r>
        <w:rPr>
          <w:noProof/>
          <w:color w:val="000000"/>
        </w:rPr>
        <w:t>(8)</w:t>
      </w:r>
      <w:r>
        <w:rPr>
          <w:color w:val="000000"/>
        </w:rPr>
        <w:fldChar w:fldCharType="end"/>
      </w:r>
      <w:r>
        <w:rPr>
          <w:color w:val="000000"/>
        </w:rPr>
        <w:t xml:space="preserve"> </w:t>
      </w:r>
      <w:commentRangeStart w:id="69"/>
      <w:r w:rsidRPr="00106287">
        <w:rPr>
          <w:color w:val="000000"/>
        </w:rPr>
        <w:t xml:space="preserve">Leveraging NLP to analyze chief complaints therefore provides an opportunity to better define the clinical spectrum of </w:t>
      </w:r>
      <w:r>
        <w:rPr>
          <w:color w:val="000000"/>
        </w:rPr>
        <w:t>HRF</w:t>
      </w:r>
      <w:commentRangeEnd w:id="69"/>
      <w:r w:rsidR="00F829C9">
        <w:rPr>
          <w:rStyle w:val="CommentReference"/>
        </w:rPr>
        <w:commentReference w:id="69"/>
      </w:r>
      <w:r w:rsidRPr="00106287">
        <w:rPr>
          <w:color w:val="000000"/>
        </w:rPr>
        <w:t>.</w:t>
      </w:r>
    </w:p>
    <w:p w14:paraId="1AB03276" w14:textId="19808EDD" w:rsidR="00FD3136" w:rsidRDefault="00FD3136" w:rsidP="00106287">
      <w:pPr>
        <w:spacing w:before="100" w:beforeAutospacing="1" w:after="100" w:afterAutospacing="1"/>
        <w:rPr>
          <w:color w:val="000000"/>
        </w:rPr>
      </w:pPr>
      <w:r w:rsidRPr="00FD3136">
        <w:rPr>
          <w:color w:val="000000"/>
        </w:rPr>
        <w:t xml:space="preserve">In this study, we utilized the Medical Information Market for Intensive Care (MIMIC-IV) database and applied </w:t>
      </w:r>
      <w:r>
        <w:rPr>
          <w:color w:val="000000"/>
        </w:rPr>
        <w:t>NLP</w:t>
      </w:r>
      <w:r w:rsidRPr="00FD3136">
        <w:rPr>
          <w:color w:val="000000"/>
        </w:rPr>
        <w:t xml:space="preserve"> to normalize and classify emergency department chief complaints in order to categorize presenting symptoms among patients with </w:t>
      </w:r>
      <w:r w:rsidR="00F86DA4">
        <w:rPr>
          <w:color w:val="000000"/>
        </w:rPr>
        <w:t>HRF</w:t>
      </w:r>
      <w:r>
        <w:rPr>
          <w:color w:val="000000"/>
        </w:rPr>
        <w:t xml:space="preserve">. </w:t>
      </w:r>
      <w:r w:rsidR="00542049">
        <w:rPr>
          <w:color w:val="000000"/>
        </w:rPr>
        <w:fldChar w:fldCharType="begin"/>
      </w:r>
      <w:r w:rsidR="00542049">
        <w:rPr>
          <w:color w:val="000000"/>
        </w:rPr>
        <w:instrText xml:space="preserve"> ADDIN ZOTERO_ITEM CSL_CITATION {"citationID":"UKhsW0N9","properties":{"formattedCitation":"(9)","plainCitation":"(9)","noteIndex":0},"citationItems":[{"id":67,"uris":["http://zotero.org/groups/6006426/items/5ZSBE5W8"],"itemData":{"id":67,"type":"dataset","abstract":"MIMIC-IV-ED is a large, freely available database of emergency department (ED)\nadmissions at the Beth Israel Deaconess Medical Center between 2011 and 2019.\nThe database contains ~425,000 ED stays. Vital signs, triage information,\nmedication reconciliation, medication administration, and discharge diagnoses\nare available. All data are deidentified to comply with the Health Information\nPortability and Accountability Act (HIPAA) Safe Harbor provision. MIMIC-IV-ED\nis intended to support a diverse range of education initiatives and research\nstudies.","DOI":"10.13026/5NTK-KM72","publisher":"PhysioNet","source":"DOI.org (Datacite)","title":"MIMIC-IV-ED","URL":"https://physionet.org/content/mimic-iv-ed/2.2/","version":"2.2","author":[{"family":"Johnson","given":"Alistair"},{"family":"Bulgarelli","given":"Lucas"},{"family":"Pollard","given":"Tom"},{"family":"Celi","given":"Leo Anthony"},{"family":"Mark","given":"Roger"},{"family":"Horng","given":"Steven"}],"accessed":{"date-parts":[["2026",1,17]]}}}],"schema":"https://github.com/citation-style-language/schema/raw/master/csl-citation.json"} </w:instrText>
      </w:r>
      <w:r w:rsidR="00542049">
        <w:rPr>
          <w:color w:val="000000"/>
        </w:rPr>
        <w:fldChar w:fldCharType="separate"/>
      </w:r>
      <w:r w:rsidR="00542049">
        <w:rPr>
          <w:noProof/>
          <w:color w:val="000000"/>
        </w:rPr>
        <w:t>(9)</w:t>
      </w:r>
      <w:r w:rsidR="00542049">
        <w:rPr>
          <w:color w:val="000000"/>
        </w:rPr>
        <w:fldChar w:fldCharType="end"/>
      </w:r>
    </w:p>
    <w:p w14:paraId="372B7BE1" w14:textId="2E39AA44" w:rsidR="00D84167" w:rsidRPr="00D84167" w:rsidRDefault="00B67053" w:rsidP="00D84167">
      <w:del w:id="70" w:author="Brian Locke" w:date="2026-01-29T16:49:00Z" w16du:dateUtc="2026-01-29T23:49:00Z">
        <w:r w:rsidRPr="00B67053">
          <w:rPr>
            <w:noProof/>
            <w14:ligatures w14:val="standardContextual"/>
          </w:rPr>
          <w:pict w14:anchorId="69987256">
            <v:rect id="_x0000_i1025" alt="" style="width:468pt;height:.05pt;mso-width-percent:0;mso-height-percent:0;mso-width-percent:0;mso-height-percent:0" o:hralign="center" o:hrstd="t" o:hr="t" fillcolor="#a0a0a0" stroked="f"/>
          </w:pict>
        </w:r>
      </w:del>
    </w:p>
    <w:p w14:paraId="42D65BA5" w14:textId="77777777" w:rsidR="00C1475D" w:rsidRDefault="00C1475D" w:rsidP="00D84167">
      <w:pPr>
        <w:spacing w:before="100" w:beforeAutospacing="1" w:after="100" w:afterAutospacing="1"/>
        <w:outlineLvl w:val="1"/>
        <w:rPr>
          <w:b/>
          <w:bCs/>
          <w:color w:val="000000"/>
          <w:sz w:val="36"/>
          <w:szCs w:val="36"/>
        </w:rPr>
      </w:pPr>
    </w:p>
    <w:p w14:paraId="2A81B6F4" w14:textId="77777777" w:rsidR="00C1475D" w:rsidRDefault="00C1475D" w:rsidP="00D84167">
      <w:pPr>
        <w:spacing w:before="100" w:beforeAutospacing="1" w:after="100" w:afterAutospacing="1"/>
        <w:outlineLvl w:val="1"/>
        <w:rPr>
          <w:b/>
          <w:bCs/>
          <w:color w:val="000000"/>
          <w:sz w:val="36"/>
          <w:szCs w:val="36"/>
        </w:rPr>
      </w:pPr>
    </w:p>
    <w:p w14:paraId="3BE58C4F" w14:textId="77777777" w:rsidR="00C1475D" w:rsidRDefault="00C1475D" w:rsidP="00D84167">
      <w:pPr>
        <w:spacing w:before="100" w:beforeAutospacing="1" w:after="100" w:afterAutospacing="1"/>
        <w:outlineLvl w:val="1"/>
        <w:rPr>
          <w:b/>
          <w:bCs/>
          <w:color w:val="000000"/>
          <w:sz w:val="36"/>
          <w:szCs w:val="36"/>
        </w:rPr>
      </w:pPr>
    </w:p>
    <w:p w14:paraId="0FF5E5A3" w14:textId="77777777" w:rsidR="00C1475D" w:rsidRDefault="00C1475D" w:rsidP="00D84167">
      <w:pPr>
        <w:spacing w:before="100" w:beforeAutospacing="1" w:after="100" w:afterAutospacing="1"/>
        <w:outlineLvl w:val="1"/>
        <w:rPr>
          <w:b/>
          <w:bCs/>
          <w:color w:val="000000"/>
          <w:sz w:val="36"/>
          <w:szCs w:val="36"/>
        </w:rPr>
      </w:pPr>
    </w:p>
    <w:p w14:paraId="0D74005D" w14:textId="77777777" w:rsidR="00FA1324" w:rsidRDefault="00FA1324" w:rsidP="00D84167">
      <w:pPr>
        <w:spacing w:before="100" w:beforeAutospacing="1" w:after="100" w:afterAutospacing="1"/>
        <w:outlineLvl w:val="1"/>
        <w:rPr>
          <w:b/>
          <w:bCs/>
          <w:color w:val="000000"/>
          <w:sz w:val="36"/>
          <w:szCs w:val="36"/>
        </w:rPr>
      </w:pPr>
    </w:p>
    <w:p w14:paraId="1BD0959A" w14:textId="77777777" w:rsidR="00FA1324" w:rsidRDefault="00FA1324" w:rsidP="00D84167">
      <w:pPr>
        <w:spacing w:before="100" w:beforeAutospacing="1" w:after="100" w:afterAutospacing="1"/>
        <w:outlineLvl w:val="1"/>
        <w:rPr>
          <w:b/>
          <w:bCs/>
          <w:color w:val="000000"/>
          <w:sz w:val="36"/>
          <w:szCs w:val="36"/>
        </w:rPr>
      </w:pPr>
    </w:p>
    <w:p w14:paraId="1A3C442D" w14:textId="363EA1C3" w:rsidR="00D84167" w:rsidRPr="00D84167" w:rsidRDefault="00D84167" w:rsidP="00D84167">
      <w:pPr>
        <w:spacing w:before="100" w:beforeAutospacing="1" w:after="100" w:afterAutospacing="1"/>
        <w:outlineLvl w:val="1"/>
        <w:rPr>
          <w:b/>
          <w:bCs/>
          <w:color w:val="000000"/>
          <w:sz w:val="36"/>
          <w:szCs w:val="36"/>
        </w:rPr>
      </w:pPr>
      <w:r w:rsidRPr="00D84167">
        <w:rPr>
          <w:b/>
          <w:bCs/>
          <w:color w:val="000000"/>
          <w:sz w:val="36"/>
          <w:szCs w:val="36"/>
        </w:rPr>
        <w:lastRenderedPageBreak/>
        <w:t>Methods</w:t>
      </w:r>
    </w:p>
    <w:p w14:paraId="1510393C" w14:textId="2F42A4B3" w:rsidR="00D84167" w:rsidRPr="00D84167" w:rsidRDefault="00D84167" w:rsidP="00F8346F">
      <w:pPr>
        <w:spacing w:before="100" w:beforeAutospacing="1" w:after="100" w:afterAutospacing="1"/>
        <w:outlineLvl w:val="2"/>
        <w:rPr>
          <w:b/>
          <w:bCs/>
          <w:color w:val="000000"/>
          <w:sz w:val="27"/>
          <w:szCs w:val="27"/>
        </w:rPr>
      </w:pPr>
      <w:r w:rsidRPr="00D84167">
        <w:rPr>
          <w:b/>
          <w:bCs/>
          <w:color w:val="000000"/>
          <w:sz w:val="27"/>
          <w:szCs w:val="27"/>
        </w:rPr>
        <w:t>Study Design</w:t>
      </w:r>
      <w:r w:rsidR="00F8346F">
        <w:rPr>
          <w:b/>
          <w:bCs/>
          <w:color w:val="000000"/>
          <w:sz w:val="27"/>
          <w:szCs w:val="27"/>
        </w:rPr>
        <w:t xml:space="preserve">, </w:t>
      </w:r>
      <w:r w:rsidR="00F8346F" w:rsidRPr="00D84167">
        <w:rPr>
          <w:b/>
          <w:bCs/>
          <w:color w:val="000000"/>
          <w:sz w:val="27"/>
          <w:szCs w:val="27"/>
        </w:rPr>
        <w:t>Data Source</w:t>
      </w:r>
      <w:r w:rsidR="00514D1B">
        <w:rPr>
          <w:b/>
          <w:bCs/>
          <w:color w:val="000000"/>
          <w:sz w:val="27"/>
          <w:szCs w:val="27"/>
        </w:rPr>
        <w:t xml:space="preserve">, and </w:t>
      </w:r>
      <w:r w:rsidR="00514D1B" w:rsidRPr="00D84167">
        <w:rPr>
          <w:b/>
          <w:bCs/>
          <w:color w:val="000000"/>
          <w:sz w:val="27"/>
          <w:szCs w:val="27"/>
        </w:rPr>
        <w:t>Population</w:t>
      </w:r>
    </w:p>
    <w:p w14:paraId="3F4F7A3B" w14:textId="1ACE7C43" w:rsidR="00FE7F99" w:rsidRDefault="00FE7F99" w:rsidP="00FE7F99">
      <w:pPr>
        <w:spacing w:before="100" w:beforeAutospacing="1" w:after="100" w:afterAutospacing="1"/>
        <w:rPr>
          <w:ins w:id="71" w:author="Brian Locke" w:date="2026-01-29T14:51:00Z" w16du:dateUtc="2026-01-29T21:51:00Z"/>
          <w:color w:val="000000"/>
        </w:rPr>
      </w:pPr>
      <w:r>
        <w:rPr>
          <w:color w:val="000000"/>
        </w:rPr>
        <w:t>This</w:t>
      </w:r>
      <w:del w:id="72" w:author="Brian Locke" w:date="2026-01-29T14:48:00Z" w16du:dateUtc="2026-01-29T21:48:00Z">
        <w:r w:rsidDel="00CC6CC8">
          <w:rPr>
            <w:color w:val="000000"/>
          </w:rPr>
          <w:delText xml:space="preserve"> study</w:delText>
        </w:r>
      </w:del>
      <w:r>
        <w:rPr>
          <w:color w:val="000000"/>
        </w:rPr>
        <w:t xml:space="preserve"> was a retrospective, cross-sectional observational study</w:t>
      </w:r>
      <w:del w:id="73" w:author="Brian Locke" w:date="2026-01-29T14:48:00Z" w16du:dateUtc="2026-01-29T21:48:00Z">
        <w:r w:rsidDel="00CC6CC8">
          <w:rPr>
            <w:color w:val="000000"/>
          </w:rPr>
          <w:delText>.</w:delText>
        </w:r>
      </w:del>
      <w:ins w:id="74" w:author="Brian Locke" w:date="2026-01-29T14:48:00Z" w16du:dateUtc="2026-01-29T21:48:00Z">
        <w:r w:rsidR="00CC6CC8">
          <w:rPr>
            <w:color w:val="000000"/>
          </w:rPr>
          <w:t xml:space="preserve"> using d</w:t>
        </w:r>
      </w:ins>
      <w:ins w:id="75" w:author="Brian Locke" w:date="2026-01-29T14:46:00Z" w16du:dateUtc="2026-01-29T21:46:00Z">
        <w:r w:rsidR="00CC6CC8">
          <w:rPr>
            <w:color w:val="000000"/>
          </w:rPr>
          <w:t xml:space="preserve">e-identified data from the </w:t>
        </w:r>
      </w:ins>
      <w:del w:id="76" w:author="Brian Locke" w:date="2026-01-29T14:46:00Z" w16du:dateUtc="2026-01-29T21:46:00Z">
        <w:r w:rsidDel="00CC6CC8">
          <w:rPr>
            <w:color w:val="000000"/>
          </w:rPr>
          <w:delText xml:space="preserve"> </w:delText>
        </w:r>
        <w:r w:rsidR="00542049" w:rsidDel="00CC6CC8">
          <w:rPr>
            <w:color w:val="000000"/>
          </w:rPr>
          <w:delText>T</w:delText>
        </w:r>
        <w:r w:rsidR="00542049" w:rsidRPr="00D20819" w:rsidDel="00CC6CC8">
          <w:rPr>
            <w:color w:val="000000"/>
          </w:rPr>
          <w:delText xml:space="preserve">he </w:delText>
        </w:r>
      </w:del>
      <w:r w:rsidR="00542049" w:rsidRPr="00D20819">
        <w:rPr>
          <w:color w:val="000000"/>
        </w:rPr>
        <w:t>Medical Information Market for Intensive Care (MIMIC-IV</w:t>
      </w:r>
      <w:del w:id="77" w:author="Brian Locke" w:date="2026-01-29T14:49:00Z" w16du:dateUtc="2026-01-29T21:49:00Z">
        <w:r w:rsidR="00542049" w:rsidDel="00CC6CC8">
          <w:rPr>
            <w:color w:val="000000"/>
          </w:rPr>
          <w:delText>-</w:delText>
        </w:r>
        <w:commentRangeStart w:id="78"/>
        <w:r w:rsidR="00542049" w:rsidDel="00CC6CC8">
          <w:rPr>
            <w:color w:val="000000"/>
          </w:rPr>
          <w:delText>ED</w:delText>
        </w:r>
      </w:del>
      <w:commentRangeEnd w:id="78"/>
      <w:r w:rsidR="00CC6CC8">
        <w:rPr>
          <w:rStyle w:val="CommentReference"/>
        </w:rPr>
        <w:commentReference w:id="78"/>
      </w:r>
      <w:r w:rsidR="00542049" w:rsidRPr="00D20819">
        <w:rPr>
          <w:color w:val="000000"/>
        </w:rPr>
        <w:t>) database</w:t>
      </w:r>
      <w:ins w:id="79" w:author="Brian Locke" w:date="2026-01-29T14:49:00Z" w16du:dateUtc="2026-01-29T21:49:00Z">
        <w:r w:rsidR="00CC6CC8">
          <w:rPr>
            <w:color w:val="000000"/>
          </w:rPr>
          <w:t xml:space="preserve">s. </w:t>
        </w:r>
      </w:ins>
      <w:del w:id="80" w:author="Brian Locke" w:date="2026-01-29T14:49:00Z" w16du:dateUtc="2026-01-29T21:49:00Z">
        <w:r w:rsidR="00542049" w:rsidDel="00CC6CC8">
          <w:rPr>
            <w:color w:val="000000"/>
          </w:rPr>
          <w:delText xml:space="preserve"> was used</w:delText>
        </w:r>
        <w:r w:rsidR="00542049" w:rsidRPr="00D20819" w:rsidDel="00CC6CC8">
          <w:rPr>
            <w:color w:val="000000"/>
          </w:rPr>
          <w:delText xml:space="preserve">, </w:delText>
        </w:r>
      </w:del>
      <w:ins w:id="81" w:author="Brian Locke" w:date="2026-01-29T14:49:00Z" w16du:dateUtc="2026-01-29T21:49:00Z">
        <w:r w:rsidR="00CC6CC8">
          <w:rPr>
            <w:color w:val="000000"/>
          </w:rPr>
          <w:t>Emergency department encoutners were obtained from the MIMIC-IV ED module and linked to corresponding inpatient hospitalizations using u</w:t>
        </w:r>
      </w:ins>
      <w:ins w:id="82" w:author="Brian Locke" w:date="2026-01-29T14:50:00Z" w16du:dateUtc="2026-01-29T21:50:00Z">
        <w:r w:rsidR="00CC6CC8">
          <w:rPr>
            <w:color w:val="000000"/>
          </w:rPr>
          <w:t xml:space="preserve">nique hospital admission identifiers. </w:t>
        </w:r>
      </w:ins>
      <w:del w:id="83" w:author="Brian Locke" w:date="2026-01-29T14:50:00Z" w16du:dateUtc="2026-01-29T21:50:00Z">
        <w:r w:rsidR="00542049" w:rsidRPr="00D20819" w:rsidDel="00CC6CC8">
          <w:rPr>
            <w:color w:val="000000"/>
          </w:rPr>
          <w:delText>which contains hospitalizations and emergency room visits a</w:delText>
        </w:r>
      </w:del>
      <w:ins w:id="84" w:author="Brian Locke" w:date="2026-01-29T14:50:00Z" w16du:dateUtc="2026-01-29T21:50:00Z">
        <w:r w:rsidR="00CC6CC8">
          <w:rPr>
            <w:color w:val="000000"/>
          </w:rPr>
          <w:t>The data are derived from</w:t>
        </w:r>
      </w:ins>
      <w:del w:id="85" w:author="Brian Locke" w:date="2026-01-29T14:50:00Z" w16du:dateUtc="2026-01-29T21:50:00Z">
        <w:r w:rsidR="00542049" w:rsidRPr="00D20819" w:rsidDel="00CC6CC8">
          <w:rPr>
            <w:color w:val="000000"/>
          </w:rPr>
          <w:delText>t</w:delText>
        </w:r>
      </w:del>
      <w:r w:rsidR="00542049" w:rsidRPr="00D20819">
        <w:rPr>
          <w:color w:val="000000"/>
        </w:rPr>
        <w:t xml:space="preserve"> Beth Israel Deaconess Medical Center</w:t>
      </w:r>
      <w:r w:rsidR="00542049">
        <w:rPr>
          <w:color w:val="000000"/>
        </w:rPr>
        <w:t xml:space="preserve">, </w:t>
      </w:r>
      <w:r w:rsidR="00542049" w:rsidRPr="00542049">
        <w:rPr>
          <w:color w:val="000000"/>
        </w:rPr>
        <w:t>in Boston, Massachusetts</w:t>
      </w:r>
      <w:r w:rsidR="00542049">
        <w:rPr>
          <w:color w:val="000000"/>
        </w:rPr>
        <w:t>,</w:t>
      </w:r>
      <w:r w:rsidR="00542049" w:rsidRPr="00D20819">
        <w:rPr>
          <w:color w:val="000000"/>
        </w:rPr>
        <w:t xml:space="preserve"> 2011-2019</w:t>
      </w:r>
      <w:del w:id="86" w:author="Brian Locke" w:date="2026-01-29T14:50:00Z" w16du:dateUtc="2026-01-29T21:50:00Z">
        <w:r w:rsidR="00542049" w:rsidDel="00CC6CC8">
          <w:rPr>
            <w:color w:val="000000"/>
          </w:rPr>
          <w:delText>.</w:delText>
        </w:r>
      </w:del>
      <w:r w:rsidR="00542049">
        <w:rPr>
          <w:color w:val="000000"/>
        </w:rPr>
        <w:t xml:space="preserve"> </w:t>
      </w:r>
      <w:r w:rsidR="00542049">
        <w:rPr>
          <w:color w:val="000000"/>
        </w:rPr>
        <w:fldChar w:fldCharType="begin"/>
      </w:r>
      <w:r w:rsidR="00542049">
        <w:rPr>
          <w:color w:val="000000"/>
        </w:rPr>
        <w:instrText xml:space="preserve"> ADDIN ZOTERO_ITEM CSL_CITATION {"citationID":"avoGcCeX","properties":{"formattedCitation":"(9)","plainCitation":"(9)","noteIndex":0},"citationItems":[{"id":67,"uris":["http://zotero.org/groups/6006426/items/5ZSBE5W8"],"itemData":{"id":67,"type":"dataset","abstract":"MIMIC-IV-ED is a large, freely available database of emergency department (ED)\nadmissions at the Beth Israel Deaconess Medical Center between 2011 and 2019.\nThe database contains ~425,000 ED stays. Vital signs, triage information,\nmedication reconciliation, medication administration, and discharge diagnoses\nare available. All data are deidentified to comply with the Health Information\nPortability and Accountability Act (HIPAA) Safe Harbor provision. MIMIC-IV-ED\nis intended to support a diverse range of education initiatives and research\nstudies.","DOI":"10.13026/5NTK-KM72","publisher":"PhysioNet","source":"DOI.org (Datacite)","title":"MIMIC-IV-ED","URL":"https://physionet.org/content/mimic-iv-ed/2.2/","version":"2.2","author":[{"family":"Johnson","given":"Alistair"},{"family":"Bulgarelli","given":"Lucas"},{"family":"Pollard","given":"Tom"},{"family":"Celi","given":"Leo Anthony"},{"family":"Mark","given":"Roger"},{"family":"Horng","given":"Steven"}],"accessed":{"date-parts":[["2026",1,17]]}}}],"schema":"https://github.com/citation-style-language/schema/raw/master/csl-citation.json"} </w:instrText>
      </w:r>
      <w:r w:rsidR="00542049">
        <w:rPr>
          <w:color w:val="000000"/>
        </w:rPr>
        <w:fldChar w:fldCharType="separate"/>
      </w:r>
      <w:r w:rsidR="00542049">
        <w:rPr>
          <w:noProof/>
          <w:color w:val="000000"/>
        </w:rPr>
        <w:t>(9)</w:t>
      </w:r>
      <w:r w:rsidR="00542049">
        <w:rPr>
          <w:color w:val="000000"/>
        </w:rPr>
        <w:fldChar w:fldCharType="end"/>
      </w:r>
      <w:ins w:id="87" w:author="Brian Locke" w:date="2026-01-29T14:50:00Z" w16du:dateUtc="2026-01-29T21:50:00Z">
        <w:r w:rsidR="00CC6CC8">
          <w:rPr>
            <w:color w:val="000000"/>
          </w:rPr>
          <w:t xml:space="preserve">. This work </w:t>
        </w:r>
      </w:ins>
      <w:ins w:id="88" w:author="Brian Locke" w:date="2026-01-29T14:51:00Z" w16du:dateUtc="2026-01-29T21:51:00Z">
        <w:r w:rsidR="00CC6CC8">
          <w:rPr>
            <w:color w:val="000000"/>
          </w:rPr>
          <w:t>does not involve human subjects and thus is not subject to IRB oversight.</w:t>
        </w:r>
      </w:ins>
      <w:r w:rsidR="00542049">
        <w:rPr>
          <w:color w:val="000000"/>
        </w:rPr>
        <w:t xml:space="preserve"> </w:t>
      </w:r>
      <w:del w:id="89" w:author="Brian Locke" w:date="2026-01-29T14:50:00Z" w16du:dateUtc="2026-01-29T21:50:00Z">
        <w:r w:rsidR="00570EE8" w:rsidDel="00CC6CC8">
          <w:rPr>
            <w:color w:val="000000"/>
          </w:rPr>
          <w:delText xml:space="preserve">To access the database, the authors (BL &amp; RM) obtained the </w:delText>
        </w:r>
        <w:r w:rsidR="00570EE8" w:rsidRPr="00570EE8" w:rsidDel="00CC6CC8">
          <w:rPr>
            <w:color w:val="000000"/>
          </w:rPr>
          <w:delText>necessary certification</w:delText>
        </w:r>
        <w:r w:rsidR="00570EE8" w:rsidDel="00CC6CC8">
          <w:rPr>
            <w:color w:val="000000"/>
          </w:rPr>
          <w:delText xml:space="preserve"> and extracted the variables for our study. </w:delText>
        </w:r>
      </w:del>
    </w:p>
    <w:p w14:paraId="2D9B09ED" w14:textId="3F8039F1" w:rsidR="00CC6CC8" w:rsidRDefault="00CC6CC8" w:rsidP="00CC6CC8">
      <w:pPr>
        <w:spacing w:before="100" w:beforeAutospacing="1" w:after="100" w:afterAutospacing="1"/>
        <w:outlineLvl w:val="2"/>
        <w:rPr>
          <w:ins w:id="90" w:author="Brian Locke" w:date="2026-01-29T14:51:00Z" w16du:dateUtc="2026-01-29T21:51:00Z"/>
          <w:b/>
          <w:bCs/>
          <w:color w:val="000000"/>
          <w:sz w:val="27"/>
          <w:szCs w:val="27"/>
        </w:rPr>
      </w:pPr>
      <w:ins w:id="91" w:author="Brian Locke" w:date="2026-01-29T14:51:00Z" w16du:dateUtc="2026-01-29T21:51:00Z">
        <w:r>
          <w:rPr>
            <w:b/>
            <w:bCs/>
            <w:color w:val="000000"/>
            <w:sz w:val="27"/>
            <w:szCs w:val="27"/>
          </w:rPr>
          <w:t>Subjects</w:t>
        </w:r>
      </w:ins>
    </w:p>
    <w:p w14:paraId="4200853C" w14:textId="2DD88F01" w:rsidR="00CC6CC8" w:rsidDel="00CC6CC8" w:rsidRDefault="00DF2F83" w:rsidP="00FE7F99">
      <w:pPr>
        <w:spacing w:before="100" w:beforeAutospacing="1" w:after="100" w:afterAutospacing="1"/>
        <w:rPr>
          <w:del w:id="92" w:author="Brian Locke" w:date="2026-01-29T14:51:00Z" w16du:dateUtc="2026-01-29T21:51:00Z"/>
          <w:color w:val="000000"/>
        </w:rPr>
      </w:pPr>
      <w:bookmarkStart w:id="93" w:name="OLE_LINK1"/>
      <w:ins w:id="94" w:author="Brian Locke" w:date="2026-01-29T15:03:00Z" w16du:dateUtc="2026-01-29T22:03:00Z">
        <w:r>
          <w:rPr>
            <w:color w:val="000000"/>
          </w:rPr>
          <w:t>A</w:t>
        </w:r>
      </w:ins>
    </w:p>
    <w:p w14:paraId="17947CAD" w14:textId="26011B3F" w:rsidR="00DF7D2F" w:rsidRPr="002E5487" w:rsidDel="00EC6037" w:rsidRDefault="00F4194D" w:rsidP="00DF2F83">
      <w:pPr>
        <w:spacing w:before="100" w:beforeAutospacing="1" w:after="100" w:afterAutospacing="1"/>
        <w:rPr>
          <w:del w:id="95" w:author="Brian Locke" w:date="2026-01-29T15:20:00Z" w16du:dateUtc="2026-01-29T22:20:00Z"/>
          <w:color w:val="000000"/>
        </w:rPr>
      </w:pPr>
      <w:del w:id="96" w:author="Brian Locke" w:date="2026-01-29T15:03:00Z" w16du:dateUtc="2026-01-29T22:03:00Z">
        <w:r w:rsidDel="00DF2F83">
          <w:rPr>
            <w:color w:val="000000"/>
          </w:rPr>
          <w:delText>Our study was on a</w:delText>
        </w:r>
      </w:del>
      <w:r>
        <w:rPr>
          <w:color w:val="000000"/>
        </w:rPr>
        <w:t>dults</w:t>
      </w:r>
      <w:ins w:id="97" w:author="Brian Locke" w:date="2026-01-29T15:03:00Z" w16du:dateUtc="2026-01-29T22:03:00Z">
        <w:r w:rsidR="00DF2F83">
          <w:rPr>
            <w:color w:val="000000"/>
          </w:rPr>
          <w:t xml:space="preserve"> </w:t>
        </w:r>
      </w:ins>
      <w:del w:id="98" w:author="Brian Locke" w:date="2026-01-29T15:03:00Z" w16du:dateUtc="2026-01-29T22:03:00Z">
        <w:r w:rsidDel="00DF2F83">
          <w:rPr>
            <w:color w:val="000000"/>
          </w:rPr>
          <w:delText>, &gt;</w:delText>
        </w:r>
      </w:del>
      <w:r>
        <w:rPr>
          <w:color w:val="000000"/>
        </w:rPr>
        <w:t>18 years</w:t>
      </w:r>
      <w:ins w:id="99" w:author="Brian Locke" w:date="2026-01-29T15:03:00Z" w16du:dateUtc="2026-01-29T22:03:00Z">
        <w:r w:rsidR="00DF2F83">
          <w:rPr>
            <w:color w:val="000000"/>
          </w:rPr>
          <w:t xml:space="preserve"> or older</w:t>
        </w:r>
      </w:ins>
      <w:ins w:id="100" w:author="Brian Locke" w:date="2026-01-29T15:05:00Z" w16du:dateUtc="2026-01-29T22:05:00Z">
        <w:r w:rsidR="00DF2F83">
          <w:rPr>
            <w:color w:val="000000"/>
          </w:rPr>
          <w:t xml:space="preserve"> were </w:t>
        </w:r>
      </w:ins>
      <w:ins w:id="101" w:author="Brian Locke" w:date="2026-01-29T15:09:00Z" w16du:dateUtc="2026-01-29T22:09:00Z">
        <w:r w:rsidR="00DF2F83">
          <w:rPr>
            <w:color w:val="000000"/>
          </w:rPr>
          <w:t xml:space="preserve">included </w:t>
        </w:r>
      </w:ins>
      <w:ins w:id="102" w:author="Brian Locke" w:date="2026-01-29T15:06:00Z" w16du:dateUtc="2026-01-29T22:06:00Z">
        <w:r w:rsidR="00DF2F83">
          <w:rPr>
            <w:color w:val="000000"/>
          </w:rPr>
          <w:t xml:space="preserve">if they </w:t>
        </w:r>
      </w:ins>
      <w:ins w:id="103" w:author="Brian Locke" w:date="2026-01-29T15:10:00Z" w16du:dateUtc="2026-01-29T22:10:00Z">
        <w:r w:rsidR="00DF2F83">
          <w:rPr>
            <w:color w:val="000000"/>
          </w:rPr>
          <w:t xml:space="preserve">had any recorded chief complaint and met one ore more of the following criteria: </w:t>
        </w:r>
      </w:ins>
      <w:ins w:id="104" w:author="Brian Locke" w:date="2026-01-29T15:11:00Z" w16du:dateUtc="2026-01-29T22:11:00Z">
        <w:r w:rsidR="00DF2F83">
          <w:rPr>
            <w:color w:val="000000"/>
          </w:rPr>
          <w:t xml:space="preserve">1.) </w:t>
        </w:r>
      </w:ins>
      <w:ins w:id="105" w:author="Brian Locke" w:date="2026-01-29T15:12:00Z" w16du:dateUtc="2026-01-29T22:12:00Z">
        <w:r w:rsidR="00DF2F83">
          <w:rPr>
            <w:color w:val="000000"/>
          </w:rPr>
          <w:t xml:space="preserve">an </w:t>
        </w:r>
      </w:ins>
      <w:del w:id="106" w:author="Brian Locke" w:date="2026-01-29T15:05:00Z" w16du:dateUtc="2026-01-29T22:05:00Z">
        <w:r w:rsidDel="00DF2F83">
          <w:rPr>
            <w:color w:val="000000"/>
          </w:rPr>
          <w:delText>,</w:delText>
        </w:r>
      </w:del>
      <w:del w:id="107" w:author="Brian Locke" w:date="2026-01-29T15:06:00Z" w16du:dateUtc="2026-01-29T22:06:00Z">
        <w:r w:rsidDel="00DF2F83">
          <w:rPr>
            <w:color w:val="000000"/>
          </w:rPr>
          <w:delText xml:space="preserve"> who were </w:delText>
        </w:r>
      </w:del>
      <w:del w:id="108" w:author="Brian Locke" w:date="2026-01-29T15:11:00Z" w16du:dateUtc="2026-01-29T22:11:00Z">
        <w:r w:rsidDel="00DF2F83">
          <w:rPr>
            <w:color w:val="000000"/>
          </w:rPr>
          <w:delText>admitted to the Intensive Care Unit (ICU)</w:delText>
        </w:r>
      </w:del>
      <w:del w:id="109" w:author="Brian Locke" w:date="2026-01-29T15:03:00Z" w16du:dateUtc="2026-01-29T22:03:00Z">
        <w:r w:rsidDel="00DF2F83">
          <w:rPr>
            <w:color w:val="000000"/>
          </w:rPr>
          <w:delText>, who</w:delText>
        </w:r>
      </w:del>
      <w:del w:id="110" w:author="Brian Locke" w:date="2026-01-29T15:11:00Z" w16du:dateUtc="2026-01-29T22:11:00Z">
        <w:r w:rsidDel="00DF2F83">
          <w:rPr>
            <w:color w:val="000000"/>
          </w:rPr>
          <w:delText xml:space="preserve"> present</w:delText>
        </w:r>
      </w:del>
      <w:del w:id="111" w:author="Brian Locke" w:date="2026-01-29T15:03:00Z" w16du:dateUtc="2026-01-29T22:03:00Z">
        <w:r w:rsidDel="00DF2F83">
          <w:rPr>
            <w:color w:val="000000"/>
          </w:rPr>
          <w:delText>ed</w:delText>
        </w:r>
      </w:del>
      <w:del w:id="112" w:author="Brian Locke" w:date="2026-01-29T15:11:00Z" w16du:dateUtc="2026-01-29T22:11:00Z">
        <w:r w:rsidDel="00DF2F83">
          <w:rPr>
            <w:color w:val="000000"/>
          </w:rPr>
          <w:delText xml:space="preserve"> initially to the ED. </w:delText>
        </w:r>
      </w:del>
      <w:del w:id="113" w:author="Brian Locke" w:date="2026-01-29T15:08:00Z" w16du:dateUtc="2026-01-29T22:08:00Z">
        <w:r w:rsidDel="00DF2F83">
          <w:rPr>
            <w:color w:val="000000"/>
          </w:rPr>
          <w:delText xml:space="preserve"> </w:delText>
        </w:r>
      </w:del>
      <w:bookmarkEnd w:id="93"/>
      <w:del w:id="114" w:author="Brian Locke" w:date="2026-01-29T15:11:00Z" w16du:dateUtc="2026-01-29T22:11:00Z">
        <w:r w:rsidDel="00DF2F83">
          <w:rPr>
            <w:color w:val="000000"/>
          </w:rPr>
          <w:delText xml:space="preserve">We included them if they had blood gas values diagnostic of HRF or an </w:delText>
        </w:r>
      </w:del>
      <w:r w:rsidRPr="00F4194D">
        <w:rPr>
          <w:color w:val="000000"/>
        </w:rPr>
        <w:t>International Classification of Diseases</w:t>
      </w:r>
      <w:r>
        <w:rPr>
          <w:color w:val="000000"/>
        </w:rPr>
        <w:t xml:space="preserve"> (ICD</w:t>
      </w:r>
      <w:ins w:id="115" w:author="Brian Locke" w:date="2026-01-29T15:12:00Z" w16du:dateUtc="2026-01-29T22:12:00Z">
        <w:r w:rsidR="00DF2F83">
          <w:rPr>
            <w:color w:val="000000"/>
          </w:rPr>
          <w:t>-10-CM</w:t>
        </w:r>
      </w:ins>
      <w:r>
        <w:rPr>
          <w:color w:val="000000"/>
        </w:rPr>
        <w:t>) code</w:t>
      </w:r>
      <w:del w:id="116" w:author="Brian Locke" w:date="2026-01-29T15:12:00Z" w16du:dateUtc="2026-01-29T22:12:00Z">
        <w:r w:rsidDel="00DF2F83">
          <w:rPr>
            <w:color w:val="000000"/>
          </w:rPr>
          <w:delText xml:space="preserve"> of a disease suggestive of HRF. </w:delText>
        </w:r>
      </w:del>
      <w:moveFromRangeStart w:id="117" w:author="Brian Locke" w:date="2026-01-29T15:14:00Z" w:name="move220592065"/>
      <w:moveFrom w:id="118" w:author="Brian Locke" w:date="2026-01-29T15:14:00Z" w16du:dateUtc="2026-01-29T22:14:00Z">
        <w:r w:rsidDel="00DF2F83">
          <w:rPr>
            <w:color w:val="000000"/>
          </w:rPr>
          <w:t xml:space="preserve">For blood gas values; </w:t>
        </w:r>
        <w:r w:rsidRPr="00F4194D" w:rsidDel="00DF2F83">
          <w:rPr>
            <w:color w:val="000000"/>
          </w:rPr>
          <w:t>arterial blood gas (ABG) PaCO2 ≥ 45 mmHg, or venous blood gas (VBG) PCO2 ≥ 50 mmHg</w:t>
        </w:r>
        <w:r w:rsidDel="00DF2F83">
          <w:rPr>
            <w:color w:val="000000"/>
          </w:rPr>
          <w:t xml:space="preserve"> were used for inclusion. </w:t>
        </w:r>
      </w:moveFrom>
      <w:moveFromRangeEnd w:id="117"/>
      <w:del w:id="119" w:author="Brian Locke" w:date="2026-01-29T15:12:00Z" w16du:dateUtc="2026-01-29T22:12:00Z">
        <w:r w:rsidR="005E2135" w:rsidDel="00DF2F83">
          <w:rPr>
            <w:color w:val="000000"/>
          </w:rPr>
          <w:delText xml:space="preserve">The following ICD codes were included; </w:delText>
        </w:r>
        <w:r w:rsidR="005E2135" w:rsidRPr="005E2135" w:rsidDel="00DF2F83">
          <w:rPr>
            <w:color w:val="000000"/>
          </w:rPr>
          <w:delText>Acu</w:delText>
        </w:r>
      </w:del>
      <w:ins w:id="120" w:author="Brian Locke" w:date="2026-01-29T15:12:00Z" w16du:dateUtc="2026-01-29T22:12:00Z">
        <w:r w:rsidR="00DF2F83">
          <w:rPr>
            <w:color w:val="000000"/>
          </w:rPr>
          <w:t xml:space="preserve"> for</w:t>
        </w:r>
      </w:ins>
      <w:del w:id="121" w:author="Brian Locke" w:date="2026-01-29T15:12:00Z" w16du:dateUtc="2026-01-29T22:12:00Z">
        <w:r w:rsidR="005E2135" w:rsidRPr="005E2135" w:rsidDel="00DF2F83">
          <w:rPr>
            <w:color w:val="000000"/>
          </w:rPr>
          <w:delText>te</w:delText>
        </w:r>
      </w:del>
      <w:r w:rsidR="005E2135" w:rsidRPr="005E2135">
        <w:rPr>
          <w:color w:val="000000"/>
        </w:rPr>
        <w:t xml:space="preserve"> </w:t>
      </w:r>
      <w:ins w:id="122" w:author="Brian Locke" w:date="2026-01-29T15:12:00Z" w16du:dateUtc="2026-01-29T22:12:00Z">
        <w:r w:rsidR="00DF2F83">
          <w:rPr>
            <w:color w:val="000000"/>
          </w:rPr>
          <w:t xml:space="preserve">Acute </w:t>
        </w:r>
      </w:ins>
      <w:r w:rsidR="005E2135" w:rsidRPr="005E2135">
        <w:rPr>
          <w:color w:val="000000"/>
        </w:rPr>
        <w:t>respiratory failure with hypercapnia</w:t>
      </w:r>
      <w:r w:rsidR="005E2135">
        <w:rPr>
          <w:color w:val="000000"/>
        </w:rPr>
        <w:t xml:space="preserve"> (</w:t>
      </w:r>
      <w:del w:id="123" w:author="Brian Locke" w:date="2026-01-29T15:13:00Z" w16du:dateUtc="2026-01-29T22:13:00Z">
        <w:r w:rsidR="005E2135" w:rsidDel="00DF2F83">
          <w:rPr>
            <w:color w:val="000000"/>
          </w:rPr>
          <w:delText>ICD-10-</w:delText>
        </w:r>
        <w:r w:rsidR="005E2135" w:rsidRPr="005E2135" w:rsidDel="00DF2F83">
          <w:delText xml:space="preserve"> </w:delText>
        </w:r>
      </w:del>
      <w:r w:rsidR="005E2135" w:rsidRPr="005E2135">
        <w:rPr>
          <w:color w:val="000000"/>
        </w:rPr>
        <w:t>J96.02</w:t>
      </w:r>
      <w:r w:rsidR="005E2135">
        <w:rPr>
          <w:color w:val="000000"/>
        </w:rPr>
        <w:t xml:space="preserve">), </w:t>
      </w:r>
      <w:r w:rsidR="005E2135" w:rsidRPr="005E2135">
        <w:rPr>
          <w:color w:val="000000"/>
        </w:rPr>
        <w:t>Chronic respiratory failure with hypercapnia</w:t>
      </w:r>
      <w:r w:rsidR="005E2135">
        <w:rPr>
          <w:color w:val="000000"/>
        </w:rPr>
        <w:t xml:space="preserve"> (</w:t>
      </w:r>
      <w:del w:id="124" w:author="Brian Locke" w:date="2026-01-29T15:13:00Z" w16du:dateUtc="2026-01-29T22:13:00Z">
        <w:r w:rsidR="005E2135" w:rsidDel="00DF2F83">
          <w:rPr>
            <w:color w:val="000000"/>
          </w:rPr>
          <w:delText>ICD-10-</w:delText>
        </w:r>
        <w:r w:rsidR="005E2135" w:rsidRPr="005E2135" w:rsidDel="00DF2F83">
          <w:delText xml:space="preserve"> </w:delText>
        </w:r>
      </w:del>
      <w:r w:rsidR="005E2135" w:rsidRPr="005E2135">
        <w:rPr>
          <w:color w:val="000000"/>
        </w:rPr>
        <w:t>J96.</w:t>
      </w:r>
      <w:r w:rsidR="005E2135">
        <w:rPr>
          <w:color w:val="000000"/>
        </w:rPr>
        <w:t xml:space="preserve">12), </w:t>
      </w:r>
      <w:r w:rsidR="005E2135" w:rsidRPr="005E2135">
        <w:rPr>
          <w:color w:val="000000"/>
        </w:rPr>
        <w:t>Acute and chronic respiratory failure with hypercapnia</w:t>
      </w:r>
      <w:r w:rsidR="005E2135">
        <w:rPr>
          <w:color w:val="000000"/>
        </w:rPr>
        <w:t xml:space="preserve"> (</w:t>
      </w:r>
      <w:del w:id="125" w:author="Brian Locke" w:date="2026-01-29T15:13:00Z" w16du:dateUtc="2026-01-29T22:13:00Z">
        <w:r w:rsidR="005E2135" w:rsidDel="00DF2F83">
          <w:rPr>
            <w:color w:val="000000"/>
          </w:rPr>
          <w:delText>ICD-10-</w:delText>
        </w:r>
        <w:r w:rsidR="005E2135" w:rsidRPr="005E2135" w:rsidDel="00DF2F83">
          <w:delText xml:space="preserve"> </w:delText>
        </w:r>
      </w:del>
      <w:r w:rsidR="005E2135" w:rsidRPr="005E2135">
        <w:rPr>
          <w:color w:val="000000"/>
        </w:rPr>
        <w:t>J96.</w:t>
      </w:r>
      <w:r w:rsidR="005E2135">
        <w:rPr>
          <w:color w:val="000000"/>
        </w:rPr>
        <w:t xml:space="preserve">22), </w:t>
      </w:r>
      <w:r w:rsidR="005E2135" w:rsidRPr="005E2135">
        <w:rPr>
          <w:color w:val="000000"/>
        </w:rPr>
        <w:t>Respiratory failure, unspecified with hypercapnia</w:t>
      </w:r>
      <w:r w:rsidR="005E2135">
        <w:rPr>
          <w:color w:val="000000"/>
        </w:rPr>
        <w:t xml:space="preserve"> (</w:t>
      </w:r>
      <w:del w:id="126" w:author="Brian Locke" w:date="2026-01-29T15:13:00Z" w16du:dateUtc="2026-01-29T22:13:00Z">
        <w:r w:rsidR="005E2135" w:rsidDel="00DF2F83">
          <w:rPr>
            <w:color w:val="000000"/>
          </w:rPr>
          <w:delText>ICD-10</w:delText>
        </w:r>
      </w:del>
      <w:r w:rsidR="005E2135">
        <w:rPr>
          <w:color w:val="000000"/>
        </w:rPr>
        <w:t>-</w:t>
      </w:r>
      <w:r w:rsidR="005E2135" w:rsidRPr="005E2135">
        <w:t xml:space="preserve"> </w:t>
      </w:r>
      <w:r w:rsidR="005E2135" w:rsidRPr="005E2135">
        <w:rPr>
          <w:color w:val="000000"/>
        </w:rPr>
        <w:t>J96.</w:t>
      </w:r>
      <w:r w:rsidR="005E2135">
        <w:rPr>
          <w:color w:val="000000"/>
        </w:rPr>
        <w:t>92),</w:t>
      </w:r>
      <w:ins w:id="127" w:author="Brian Locke" w:date="2026-01-29T15:13:00Z" w16du:dateUtc="2026-01-29T22:13:00Z">
        <w:r w:rsidR="00DF2F83">
          <w:rPr>
            <w:color w:val="000000"/>
          </w:rPr>
          <w:t xml:space="preserve"> </w:t>
        </w:r>
      </w:ins>
      <w:del w:id="128" w:author="Brian Locke" w:date="2026-01-29T15:13:00Z" w16du:dateUtc="2026-01-29T22:13:00Z">
        <w:r w:rsidR="005E2135" w:rsidDel="00DF2F83">
          <w:rPr>
            <w:color w:val="000000"/>
          </w:rPr>
          <w:delText xml:space="preserve"> </w:delText>
        </w:r>
      </w:del>
      <w:r w:rsidR="005E2135" w:rsidRPr="005E2135">
        <w:rPr>
          <w:color w:val="000000"/>
        </w:rPr>
        <w:t>Morbid (severe) obesity with alveolar hypoventilation</w:t>
      </w:r>
      <w:r w:rsidR="005E2135">
        <w:rPr>
          <w:color w:val="000000"/>
        </w:rPr>
        <w:t xml:space="preserve"> (</w:t>
      </w:r>
      <w:del w:id="129" w:author="Brian Locke" w:date="2026-01-29T15:13:00Z" w16du:dateUtc="2026-01-29T22:13:00Z">
        <w:r w:rsidR="005E2135" w:rsidDel="00DF2F83">
          <w:rPr>
            <w:color w:val="000000"/>
          </w:rPr>
          <w:delText>ICD-10-</w:delText>
        </w:r>
        <w:r w:rsidR="005E2135" w:rsidRPr="005E2135" w:rsidDel="00DF2F83">
          <w:delText xml:space="preserve"> </w:delText>
        </w:r>
      </w:del>
      <w:r w:rsidR="005E2135" w:rsidRPr="005E2135">
        <w:rPr>
          <w:color w:val="000000"/>
        </w:rPr>
        <w:t>E66.</w:t>
      </w:r>
      <w:r w:rsidR="005E2135">
        <w:rPr>
          <w:color w:val="000000"/>
        </w:rPr>
        <w:t xml:space="preserve">2), </w:t>
      </w:r>
      <w:ins w:id="130" w:author="Brian Locke" w:date="2026-01-29T15:13:00Z" w16du:dateUtc="2026-01-29T22:13:00Z">
        <w:r w:rsidR="00DF2F83">
          <w:rPr>
            <w:color w:val="000000"/>
          </w:rPr>
          <w:t xml:space="preserve">or </w:t>
        </w:r>
      </w:ins>
      <w:r w:rsidR="005E2135" w:rsidRPr="005E2135">
        <w:rPr>
          <w:color w:val="000000"/>
        </w:rPr>
        <w:t>Obesity hypoventilation syndrome</w:t>
      </w:r>
      <w:r w:rsidR="005E2135">
        <w:rPr>
          <w:color w:val="000000"/>
        </w:rPr>
        <w:t xml:space="preserve"> (</w:t>
      </w:r>
      <w:r w:rsidR="005E2135" w:rsidRPr="005E2135">
        <w:rPr>
          <w:color w:val="000000"/>
        </w:rPr>
        <w:t>ICD-9-278.03</w:t>
      </w:r>
      <w:r w:rsidR="005E2135">
        <w:rPr>
          <w:color w:val="000000"/>
        </w:rPr>
        <w:t xml:space="preserve">). </w:t>
      </w:r>
      <w:r w:rsidR="005E2135">
        <w:rPr>
          <w:color w:val="000000"/>
        </w:rPr>
        <w:fldChar w:fldCharType="begin"/>
      </w:r>
      <w:r w:rsidR="002640B4">
        <w:rPr>
          <w:color w:val="000000"/>
        </w:rPr>
        <w:instrText xml:space="preserve"> ADDIN ZOTERO_ITEM CSL_CITATION {"citationID":"SP25SSBn","properties":{"formattedCitation":"(10)","plainCitation":"(10)","noteIndex":0},"citationItems":[{"id":68,"uris":["http://zotero.org/groups/6006426/items/CEV65F2M"],"itemData":{"id":68,"type":"post-weblog","title":"International Statistical Classification of Diseases and Related Health Problems (ICD)","URL":"https://www.who.int/classifications/classification-of-diseases","author":[{"family":"World Health Organization","given":""}]}}],"schema":"https://github.com/citation-style-language/schema/raw/master/csl-citation.json"} </w:instrText>
      </w:r>
      <w:r w:rsidR="005E2135">
        <w:rPr>
          <w:color w:val="000000"/>
        </w:rPr>
        <w:fldChar w:fldCharType="separate"/>
      </w:r>
      <w:r w:rsidR="002640B4">
        <w:rPr>
          <w:noProof/>
          <w:color w:val="000000"/>
        </w:rPr>
        <w:t>(10)</w:t>
      </w:r>
      <w:r w:rsidR="005E2135">
        <w:rPr>
          <w:color w:val="000000"/>
        </w:rPr>
        <w:fldChar w:fldCharType="end"/>
      </w:r>
      <w:ins w:id="131" w:author="Brian Locke" w:date="2026-01-29T15:14:00Z" w16du:dateUtc="2026-01-29T22:14:00Z">
        <w:r w:rsidR="00EC6037">
          <w:rPr>
            <w:color w:val="000000"/>
          </w:rPr>
          <w:t xml:space="preserve"> 2.) </w:t>
        </w:r>
      </w:ins>
      <w:moveToRangeStart w:id="132" w:author="Brian Locke" w:date="2026-01-29T15:14:00Z" w:name="move220592065"/>
      <w:moveTo w:id="133" w:author="Brian Locke" w:date="2026-01-29T15:14:00Z" w16du:dateUtc="2026-01-29T22:14:00Z">
        <w:del w:id="134" w:author="Brian Locke" w:date="2026-01-29T15:14:00Z" w16du:dateUtc="2026-01-29T22:14:00Z">
          <w:r w:rsidR="00EC6037" w:rsidDel="00EC6037">
            <w:rPr>
              <w:color w:val="000000"/>
            </w:rPr>
            <w:delText>For blood gas values;</w:delText>
          </w:r>
        </w:del>
      </w:moveTo>
      <w:ins w:id="135" w:author="Brian Locke" w:date="2026-01-29T15:14:00Z" w16du:dateUtc="2026-01-29T22:14:00Z">
        <w:r w:rsidR="00EC6037">
          <w:rPr>
            <w:color w:val="000000"/>
          </w:rPr>
          <w:t xml:space="preserve">any </w:t>
        </w:r>
      </w:ins>
      <w:moveTo w:id="136" w:author="Brian Locke" w:date="2026-01-29T15:14:00Z" w16du:dateUtc="2026-01-29T22:14:00Z">
        <w:del w:id="137" w:author="Brian Locke" w:date="2026-01-29T15:14:00Z" w16du:dateUtc="2026-01-29T22:14:00Z">
          <w:r w:rsidR="00EC6037" w:rsidDel="00EC6037">
            <w:rPr>
              <w:color w:val="000000"/>
            </w:rPr>
            <w:delText xml:space="preserve"> </w:delText>
          </w:r>
        </w:del>
        <w:r w:rsidR="00EC6037" w:rsidRPr="00F4194D">
          <w:rPr>
            <w:color w:val="000000"/>
          </w:rPr>
          <w:t>arterial blood gas (ABG) PaCO</w:t>
        </w:r>
        <w:r w:rsidR="00EC6037" w:rsidRPr="00EC6037">
          <w:rPr>
            <w:color w:val="000000"/>
            <w:vertAlign w:val="subscript"/>
            <w:rPrChange w:id="138" w:author="Brian Locke" w:date="2026-01-29T15:14:00Z" w16du:dateUtc="2026-01-29T22:14:00Z">
              <w:rPr>
                <w:color w:val="000000"/>
              </w:rPr>
            </w:rPrChange>
          </w:rPr>
          <w:t>2</w:t>
        </w:r>
        <w:r w:rsidR="00EC6037" w:rsidRPr="00F4194D">
          <w:rPr>
            <w:color w:val="000000"/>
          </w:rPr>
          <w:t xml:space="preserve"> ≥ 45 mmHg</w:t>
        </w:r>
      </w:moveTo>
      <w:ins w:id="139" w:author="Brian Locke" w:date="2026-01-29T15:14:00Z" w16du:dateUtc="2026-01-29T22:14:00Z">
        <w:r w:rsidR="00EC6037">
          <w:rPr>
            <w:color w:val="000000"/>
          </w:rPr>
          <w:t xml:space="preserve"> 3.) </w:t>
        </w:r>
      </w:ins>
      <w:moveTo w:id="140" w:author="Brian Locke" w:date="2026-01-29T15:14:00Z" w16du:dateUtc="2026-01-29T22:14:00Z">
        <w:del w:id="141" w:author="Brian Locke" w:date="2026-01-29T15:14:00Z" w16du:dateUtc="2026-01-29T22:14:00Z">
          <w:r w:rsidR="00EC6037" w:rsidRPr="00F4194D" w:rsidDel="00EC6037">
            <w:rPr>
              <w:color w:val="000000"/>
            </w:rPr>
            <w:delText>, or</w:delText>
          </w:r>
        </w:del>
      </w:moveTo>
      <w:ins w:id="142" w:author="Brian Locke" w:date="2026-01-29T15:14:00Z" w16du:dateUtc="2026-01-29T22:14:00Z">
        <w:r w:rsidR="00EC6037">
          <w:rPr>
            <w:color w:val="000000"/>
          </w:rPr>
          <w:t>any</w:t>
        </w:r>
      </w:ins>
      <w:moveTo w:id="143" w:author="Brian Locke" w:date="2026-01-29T15:14:00Z" w16du:dateUtc="2026-01-29T22:14:00Z">
        <w:r w:rsidR="00EC6037" w:rsidRPr="00F4194D">
          <w:rPr>
            <w:color w:val="000000"/>
          </w:rPr>
          <w:t xml:space="preserve"> venous blood gas (VBG) PCO</w:t>
        </w:r>
        <w:r w:rsidR="00EC6037" w:rsidRPr="00EC6037">
          <w:rPr>
            <w:color w:val="000000"/>
            <w:vertAlign w:val="subscript"/>
            <w:rPrChange w:id="144" w:author="Brian Locke" w:date="2026-01-29T15:14:00Z" w16du:dateUtc="2026-01-29T22:14:00Z">
              <w:rPr>
                <w:color w:val="000000"/>
              </w:rPr>
            </w:rPrChange>
          </w:rPr>
          <w:t>2</w:t>
        </w:r>
        <w:r w:rsidR="00EC6037" w:rsidRPr="00F4194D">
          <w:rPr>
            <w:color w:val="000000"/>
          </w:rPr>
          <w:t xml:space="preserve"> ≥ 50 </w:t>
        </w:r>
        <w:commentRangeStart w:id="145"/>
        <w:r w:rsidR="00EC6037" w:rsidRPr="00F4194D">
          <w:rPr>
            <w:color w:val="000000"/>
          </w:rPr>
          <w:t>mmHg</w:t>
        </w:r>
      </w:moveTo>
      <w:commentRangeEnd w:id="145"/>
      <w:r w:rsidR="00EC6037">
        <w:rPr>
          <w:rStyle w:val="CommentReference"/>
        </w:rPr>
        <w:commentReference w:id="145"/>
      </w:r>
      <w:moveTo w:id="146" w:author="Brian Locke" w:date="2026-01-29T15:14:00Z" w16du:dateUtc="2026-01-29T22:14:00Z">
        <w:del w:id="147" w:author="Brian Locke" w:date="2026-01-29T15:14:00Z" w16du:dateUtc="2026-01-29T22:14:00Z">
          <w:r w:rsidR="00EC6037" w:rsidDel="00EC6037">
            <w:rPr>
              <w:color w:val="000000"/>
            </w:rPr>
            <w:delText xml:space="preserve"> were used for inclusion. </w:delText>
          </w:r>
        </w:del>
      </w:moveTo>
      <w:moveToRangeEnd w:id="132"/>
      <w:del w:id="148" w:author="Brian Locke" w:date="2026-01-29T15:14:00Z" w16du:dateUtc="2026-01-29T22:14:00Z">
        <w:r w:rsidR="002640B4" w:rsidDel="00EC6037">
          <w:rPr>
            <w:color w:val="000000"/>
          </w:rPr>
          <w:delText xml:space="preserve"> We excluded patients who did not have a documented chief complain</w:delText>
        </w:r>
      </w:del>
      <w:r w:rsidR="002640B4">
        <w:rPr>
          <w:color w:val="000000"/>
        </w:rPr>
        <w:t>.</w:t>
      </w:r>
      <w:ins w:id="149" w:author="Brian Locke" w:date="2026-01-29T16:51:00Z" w16du:dateUtc="2026-01-29T23:51:00Z">
        <w:r w:rsidR="005E5224">
          <w:rPr>
            <w:color w:val="000000"/>
          </w:rPr>
          <w:t xml:space="preserve"> A more restrictive blood gas definition</w:t>
        </w:r>
      </w:ins>
      <w:ins w:id="150" w:author="Brian Locke" w:date="2026-01-29T16:52:00Z" w16du:dateUtc="2026-01-29T23:52:00Z">
        <w:r w:rsidR="005E5224">
          <w:rPr>
            <w:color w:val="000000"/>
          </w:rPr>
          <w:t xml:space="preserve">, </w:t>
        </w:r>
      </w:ins>
      <w:ins w:id="151" w:author="Brian Locke" w:date="2026-01-29T16:51:00Z" w16du:dateUtc="2026-01-29T23:51:00Z">
        <w:r w:rsidR="005E5224">
          <w:rPr>
            <w:color w:val="000000"/>
          </w:rPr>
          <w:t>hyperca</w:t>
        </w:r>
      </w:ins>
      <w:ins w:id="152" w:author="Brian Locke" w:date="2026-01-29T16:52:00Z" w16du:dateUtc="2026-01-29T23:52:00Z">
        <w:r w:rsidR="005E5224">
          <w:rPr>
            <w:color w:val="000000"/>
          </w:rPr>
          <w:t xml:space="preserve">pnic on first blood gas within 24 hours of ED presentation, was also used. </w:t>
        </w:r>
      </w:ins>
      <w:del w:id="153" w:author="Brian Locke" w:date="2026-01-29T16:51:00Z" w16du:dateUtc="2026-01-29T23:51:00Z">
        <w:r w:rsidR="002640B4" w:rsidDel="005E5224">
          <w:rPr>
            <w:color w:val="000000"/>
          </w:rPr>
          <w:delText xml:space="preserve"> </w:delText>
        </w:r>
      </w:del>
    </w:p>
    <w:p w14:paraId="56B047C1" w14:textId="3C5D9A33" w:rsidR="00EC6037" w:rsidRDefault="00EC6037" w:rsidP="00EC6037">
      <w:pPr>
        <w:spacing w:before="100" w:beforeAutospacing="1" w:after="100" w:afterAutospacing="1"/>
        <w:rPr>
          <w:ins w:id="154" w:author="Brian Locke" w:date="2026-01-29T15:20:00Z" w16du:dateUtc="2026-01-29T22:20:00Z"/>
          <w:b/>
          <w:bCs/>
          <w:color w:val="000000"/>
          <w:sz w:val="27"/>
          <w:szCs w:val="27"/>
        </w:rPr>
        <w:pPrChange w:id="155" w:author="Brian Locke" w:date="2026-01-29T15:20:00Z" w16du:dateUtc="2026-01-29T22:20:00Z">
          <w:pPr>
            <w:spacing w:before="100" w:beforeAutospacing="1" w:after="100" w:afterAutospacing="1"/>
            <w:outlineLvl w:val="2"/>
          </w:pPr>
        </w:pPrChange>
      </w:pPr>
    </w:p>
    <w:p w14:paraId="56A6AAEC" w14:textId="218FCF49" w:rsidR="00003C81" w:rsidDel="00E43A96" w:rsidRDefault="00003C81" w:rsidP="00D84167">
      <w:pPr>
        <w:spacing w:before="100" w:beforeAutospacing="1" w:after="100" w:afterAutospacing="1"/>
        <w:rPr>
          <w:del w:id="156" w:author="Brian Locke" w:date="2026-01-29T15:20:00Z" w16du:dateUtc="2026-01-29T22:20:00Z"/>
          <w:b/>
          <w:bCs/>
          <w:color w:val="000000"/>
        </w:rPr>
      </w:pPr>
      <w:commentRangeStart w:id="157"/>
      <w:commentRangeStart w:id="158"/>
      <w:del w:id="159" w:author="Brian Locke" w:date="2026-01-29T15:20:00Z" w16du:dateUtc="2026-01-29T22:20:00Z">
        <w:r w:rsidDel="00EC6037">
          <w:rPr>
            <w:b/>
            <w:bCs/>
            <w:color w:val="000000"/>
          </w:rPr>
          <w:delText>Variable Extraction</w:delText>
        </w:r>
        <w:commentRangeEnd w:id="157"/>
        <w:r w:rsidR="00AD0759" w:rsidDel="00EC6037">
          <w:rPr>
            <w:rStyle w:val="CommentReference"/>
          </w:rPr>
          <w:commentReference w:id="157"/>
        </w:r>
      </w:del>
    </w:p>
    <w:p w14:paraId="4AE11561" w14:textId="333EE577" w:rsidR="00E5629C" w:rsidRDefault="00003C81" w:rsidP="00D84167">
      <w:pPr>
        <w:spacing w:before="100" w:beforeAutospacing="1" w:after="100" w:afterAutospacing="1"/>
        <w:rPr>
          <w:ins w:id="160" w:author="Brian Locke" w:date="2026-01-29T17:52:00Z" w16du:dateUtc="2026-01-30T00:52:00Z"/>
          <w:color w:val="000000"/>
        </w:rPr>
      </w:pPr>
      <w:del w:id="161" w:author="Brian Locke" w:date="2026-01-29T18:08:00Z" w16du:dateUtc="2026-01-30T01:08:00Z">
        <w:r w:rsidDel="00E43A96">
          <w:rPr>
            <w:color w:val="000000"/>
          </w:rPr>
          <w:delText>The</w:delText>
        </w:r>
        <w:commentRangeEnd w:id="158"/>
        <w:r w:rsidR="00EC6037" w:rsidDel="00E43A96">
          <w:rPr>
            <w:rStyle w:val="CommentReference"/>
          </w:rPr>
          <w:commentReference w:id="158"/>
        </w:r>
        <w:r w:rsidDel="00E43A96">
          <w:rPr>
            <w:color w:val="000000"/>
          </w:rPr>
          <w:delText xml:space="preserve"> variables were extracted by </w:delText>
        </w:r>
        <w:r w:rsidRPr="00003C81" w:rsidDel="00E43A96">
          <w:rPr>
            <w:color w:val="EE0000"/>
          </w:rPr>
          <w:delText>XXXXXX</w:delText>
        </w:r>
        <w:r w:rsidDel="00E43A96">
          <w:rPr>
            <w:color w:val="000000"/>
          </w:rPr>
          <w:delText xml:space="preserve">. </w:delText>
        </w:r>
      </w:del>
      <w:del w:id="162" w:author="Brian Locke" w:date="2026-01-29T18:09:00Z" w16du:dateUtc="2026-01-30T01:09:00Z">
        <w:r w:rsidDel="00E43A96">
          <w:rPr>
            <w:color w:val="000000"/>
          </w:rPr>
          <w:delText xml:space="preserve">Data extracted included ICD codes, age, sex, length of stay, mortality, race, admission to ICU, chief complaint, vital signs, and blood gas values. </w:delText>
        </w:r>
      </w:del>
      <w:ins w:id="163" w:author="Brian Locke" w:date="2026-01-29T17:52:00Z" w16du:dateUtc="2026-01-30T00:52:00Z">
        <w:r w:rsidR="00E5629C">
          <w:t>ABG/VBG values from both central laboratory data and point</w:t>
        </w:r>
        <w:r w:rsidR="00E5629C">
          <w:noBreakHyphen/>
          <w:t>of</w:t>
        </w:r>
        <w:r w:rsidR="00E5629C">
          <w:noBreakHyphen/>
          <w:t>care sources when available. For ED encounters, we additionally extracted ED arrival/disposition metadata, triage chief complaint and triage vitals, and time-stamped ED vitals to derive first-available vitals. For hospitalized patients, we extracted ICU stay context (first/last ICU times, total ICU LOS, number of ICU stays, care units), pre</w:t>
        </w:r>
        <w:r w:rsidR="00E5629C">
          <w:noBreakHyphen/>
          <w:t>ED anthropometrics from OMR (BMI/height/weight closest prior to ED arrival), and derived blood-gas panel features (first values and extrema within prespecified 0–6h and 0–24h windows), including timing phenotypes (presenting vs late hypercapnia) and severity bands (pH/HCO₃/lactate). Finally, we derived encounter-level clinical phenotype flags (e.g., COPD, OSA/OHS, CHF, neuromuscular disease, opioid/substance exposure, pneumonia) from ICD pattern sets and included ventilation indicators (NIV/IMV/any ventilation) where ascertainable.</w:t>
        </w:r>
      </w:ins>
    </w:p>
    <w:p w14:paraId="5D1B17E8" w14:textId="67798BF4" w:rsidR="00E5629C" w:rsidRPr="00003C81" w:rsidDel="00E43A96" w:rsidRDefault="00E5629C" w:rsidP="00D84167">
      <w:pPr>
        <w:spacing w:before="100" w:beforeAutospacing="1" w:after="100" w:afterAutospacing="1"/>
        <w:rPr>
          <w:del w:id="164" w:author="Brian Locke" w:date="2026-01-29T18:09:00Z" w16du:dateUtc="2026-01-30T01:09:00Z"/>
          <w:color w:val="000000"/>
        </w:rPr>
      </w:pPr>
    </w:p>
    <w:p w14:paraId="46351442" w14:textId="7A23305F" w:rsidR="00D84167" w:rsidRDefault="00D84167" w:rsidP="00D84167">
      <w:pPr>
        <w:spacing w:before="100" w:beforeAutospacing="1" w:after="100" w:afterAutospacing="1"/>
        <w:outlineLvl w:val="2"/>
        <w:rPr>
          <w:b/>
          <w:bCs/>
          <w:color w:val="000000"/>
          <w:sz w:val="27"/>
          <w:szCs w:val="27"/>
        </w:rPr>
      </w:pPr>
      <w:commentRangeStart w:id="165"/>
      <w:r w:rsidRPr="00D84167">
        <w:rPr>
          <w:b/>
          <w:bCs/>
          <w:color w:val="000000"/>
          <w:sz w:val="27"/>
          <w:szCs w:val="27"/>
        </w:rPr>
        <w:t xml:space="preserve">Chief Complaint </w:t>
      </w:r>
      <w:commentRangeEnd w:id="165"/>
      <w:r w:rsidR="006571C2">
        <w:rPr>
          <w:rStyle w:val="CommentReference"/>
        </w:rPr>
        <w:commentReference w:id="165"/>
      </w:r>
      <w:del w:id="166" w:author="Brian Locke" w:date="2026-01-29T15:22:00Z" w16du:dateUtc="2026-01-29T22:22:00Z">
        <w:r w:rsidRPr="00D84167" w:rsidDel="00EC6037">
          <w:rPr>
            <w:b/>
            <w:bCs/>
            <w:color w:val="000000"/>
            <w:sz w:val="27"/>
            <w:szCs w:val="27"/>
          </w:rPr>
          <w:delText>Processing Pipeline</w:delText>
        </w:r>
      </w:del>
      <w:ins w:id="167" w:author="Brian Locke" w:date="2026-01-29T15:22:00Z" w16du:dateUtc="2026-01-29T22:22:00Z">
        <w:r w:rsidR="00EC6037">
          <w:rPr>
            <w:b/>
            <w:bCs/>
            <w:color w:val="000000"/>
            <w:sz w:val="27"/>
            <w:szCs w:val="27"/>
          </w:rPr>
          <w:t>Categorization</w:t>
        </w:r>
      </w:ins>
    </w:p>
    <w:p w14:paraId="02E89777" w14:textId="3EBCBA76" w:rsidR="00A44199" w:rsidRPr="001C0EEE" w:rsidDel="001C0EEE" w:rsidRDefault="00A44199" w:rsidP="00A44199">
      <w:pPr>
        <w:spacing w:before="100" w:beforeAutospacing="1" w:after="100" w:afterAutospacing="1"/>
        <w:outlineLvl w:val="2"/>
        <w:rPr>
          <w:del w:id="168" w:author="Brian Locke" w:date="2026-01-29T16:01:00Z" w16du:dateUtc="2026-01-29T23:01:00Z"/>
          <w:color w:val="000000"/>
        </w:rPr>
      </w:pPr>
      <w:del w:id="169" w:author="Brian Locke" w:date="2026-01-29T16:01:00Z" w16du:dateUtc="2026-01-29T23:01:00Z">
        <w:r w:rsidRPr="001C0EEE" w:rsidDel="001C0EEE">
          <w:rPr>
            <w:color w:val="000000"/>
            <w:u w:val="single"/>
          </w:rPr>
          <w:delText xml:space="preserve">Each chief complaint entry was separated into separate signs or symptoms, then categorized </w:delText>
        </w:r>
        <w:r w:rsidRPr="001C0EEE" w:rsidDel="001C0EEE">
          <w:rPr>
            <w:color w:val="000000"/>
          </w:rPr>
          <w:delText xml:space="preserve">to one or more National Hospital Ambulatory Medical Care Survey (NHAMCS) Reason for Visit </w:delText>
        </w:r>
        <w:r w:rsidRPr="001C0EEE" w:rsidDel="001C0EEE">
          <w:rPr>
            <w:color w:val="000000"/>
          </w:rPr>
          <w:delText xml:space="preserve">level *** </w:delText>
        </w:r>
        <w:r w:rsidRPr="001C0EEE" w:rsidDel="001C0EEE">
          <w:rPr>
            <w:color w:val="000000"/>
          </w:rPr>
          <w:delText>categories</w:delText>
        </w:r>
        <w:r w:rsidRPr="001C0EEE" w:rsidDel="001C0EEE">
          <w:rPr>
            <w:color w:val="000000"/>
          </w:rPr>
          <w:delText>: &lt;Summary of the 18 categories&gt;.  &lt;summary of their rules of what applies, in principle.</w:delText>
        </w:r>
      </w:del>
    </w:p>
    <w:p w14:paraId="6CCA7745" w14:textId="18262047" w:rsidR="0015142B" w:rsidRPr="0015142B" w:rsidRDefault="001C0EEE" w:rsidP="0015142B">
      <w:pPr>
        <w:pStyle w:val="NormalWeb"/>
      </w:pPr>
      <w:ins w:id="170" w:author="Brian Locke" w:date="2026-01-29T16:03:00Z">
        <w:r w:rsidRPr="001C0EEE">
          <w:rPr>
            <w:color w:val="000000"/>
            <w:u w:val="single"/>
          </w:rPr>
          <w:t xml:space="preserve">Each emergency department chief complaint was segmented into constituent complaint </w:t>
        </w:r>
      </w:ins>
      <w:ins w:id="171" w:author="Brian Locke" w:date="2026-01-29T16:03:00Z" w16du:dateUtc="2026-01-29T23:03:00Z">
        <w:r w:rsidRPr="001C0EEE">
          <w:rPr>
            <w:color w:val="000000"/>
            <w:u w:val="single"/>
          </w:rPr>
          <w:t>fragments,</w:t>
        </w:r>
      </w:ins>
      <w:ins w:id="172" w:author="Brian Locke" w:date="2026-01-29T16:03:00Z">
        <w:r w:rsidRPr="001C0EEE">
          <w:rPr>
            <w:color w:val="000000"/>
            <w:u w:val="single"/>
          </w:rPr>
          <w:t xml:space="preserve"> and each fragment was mapped to one or more National Hospital Ambulatory Medical Care Survey (NHAMCS) </w:t>
        </w:r>
        <w:r w:rsidRPr="001C0EEE">
          <w:rPr>
            <w:color w:val="000000"/>
            <w:u w:val="single"/>
            <w:rPrChange w:id="173" w:author="Brian Locke" w:date="2026-01-29T16:03:00Z" w16du:dateUtc="2026-01-29T23:03:00Z">
              <w:rPr>
                <w:i/>
                <w:iCs/>
                <w:color w:val="000000"/>
                <w:u w:val="single"/>
              </w:rPr>
            </w:rPrChange>
          </w:rPr>
          <w:t>Reason for Visit</w:t>
        </w:r>
        <w:r w:rsidRPr="001C0EEE">
          <w:rPr>
            <w:color w:val="000000"/>
            <w:u w:val="single"/>
          </w:rPr>
          <w:t xml:space="preserve"> (RVC) categories, a standardized taxonomy for classifying patient-reported reasons for seeking care. RVC codes </w:t>
        </w:r>
      </w:ins>
      <w:ins w:id="174" w:author="Brian Locke" w:date="2026-01-29T16:03:00Z" w16du:dateUtc="2026-01-29T23:03:00Z">
        <w:r>
          <w:rPr>
            <w:color w:val="000000"/>
            <w:u w:val="single"/>
          </w:rPr>
          <w:t>for</w:t>
        </w:r>
      </w:ins>
      <w:ins w:id="175" w:author="Brian Locke" w:date="2026-01-29T16:03:00Z">
        <w:r w:rsidRPr="001C0EEE">
          <w:rPr>
            <w:color w:val="000000"/>
            <w:u w:val="single"/>
          </w:rPr>
          <w:t xml:space="preserve"> </w:t>
        </w:r>
        <w:r w:rsidRPr="001C0EEE">
          <w:rPr>
            <w:color w:val="000000"/>
            <w:u w:val="single"/>
            <w:rPrChange w:id="176" w:author="Brian Locke" w:date="2026-01-29T16:03:00Z" w16du:dateUtc="2026-01-29T23:03:00Z">
              <w:rPr>
                <w:b/>
                <w:bCs/>
                <w:color w:val="000000"/>
                <w:u w:val="single"/>
              </w:rPr>
            </w:rPrChange>
          </w:rPr>
          <w:t>18 non–mutually exclusive categories</w:t>
        </w:r>
      </w:ins>
      <w:ins w:id="177" w:author="Brian Locke" w:date="2026-01-29T16:03:00Z" w16du:dateUtc="2026-01-29T23:03:00Z">
        <w:r>
          <w:rPr>
            <w:color w:val="000000"/>
            <w:u w:val="single"/>
          </w:rPr>
          <w:t xml:space="preserve"> exis</w:t>
        </w:r>
      </w:ins>
      <w:ins w:id="178" w:author="Brian Locke" w:date="2026-01-29T16:04:00Z" w16du:dateUtc="2026-01-29T23:04:00Z">
        <w:r>
          <w:rPr>
            <w:color w:val="000000"/>
            <w:u w:val="single"/>
          </w:rPr>
          <w:t>t:</w:t>
        </w:r>
      </w:ins>
      <w:ins w:id="179" w:author="Brian Locke" w:date="2026-01-29T16:03:00Z">
        <w:r w:rsidRPr="001C0EEE">
          <w:rPr>
            <w:color w:val="000000"/>
            <w:u w:val="single"/>
          </w:rPr>
          <w:t xml:space="preserve"> ten symptom-based body-system groups (general, psychological, neurologic, eye/ear, cardiovascular, respiratory, digestive, genitourinary, musculoskeletal, and skin) and additional </w:t>
        </w:r>
      </w:ins>
      <w:ins w:id="180" w:author="Brian Locke" w:date="2026-01-29T16:04:00Z" w16du:dateUtc="2026-01-29T23:04:00Z">
        <w:r>
          <w:rPr>
            <w:color w:val="000000"/>
            <w:u w:val="single"/>
          </w:rPr>
          <w:t xml:space="preserve">categories </w:t>
        </w:r>
      </w:ins>
      <w:ins w:id="181" w:author="Brian Locke" w:date="2026-01-29T16:03:00Z">
        <w:r w:rsidRPr="001C0EEE">
          <w:rPr>
            <w:color w:val="000000"/>
            <w:u w:val="single"/>
          </w:rPr>
          <w:t xml:space="preserve">for injuries and adverse effects, patient-stated diagnoses, diagnostic or screening services, treatments or medications, abnormal test results, administrative </w:t>
        </w:r>
        <w:r w:rsidRPr="001C0EEE">
          <w:rPr>
            <w:color w:val="000000"/>
            <w:u w:val="single"/>
          </w:rPr>
          <w:lastRenderedPageBreak/>
          <w:t xml:space="preserve">reasons, and </w:t>
        </w:r>
      </w:ins>
      <w:ins w:id="182" w:author="Brian Locke" w:date="2026-01-29T16:04:00Z" w16du:dateUtc="2026-01-29T23:04:00Z">
        <w:r>
          <w:rPr>
            <w:color w:val="000000"/>
            <w:u w:val="single"/>
          </w:rPr>
          <w:t xml:space="preserve">lastly </w:t>
        </w:r>
      </w:ins>
      <w:ins w:id="183" w:author="Brian Locke" w:date="2026-01-29T16:03:00Z">
        <w:r w:rsidRPr="001C0EEE">
          <w:rPr>
            <w:color w:val="000000"/>
            <w:u w:val="single"/>
          </w:rPr>
          <w:t>uncodable complaints. Classification followed NHAMCS conventions whereby symptom categories reflect the anatomic or physiologic system most directly implicated by the complaint, independent of suspected etiology. When a chief complaint plausibly mapped to multiple systems, all applicable categories were assigned; patient-stated diagnoses and non-symptom encounters were categorized separately, consistent with NHAMCS guidance.</w:t>
        </w:r>
      </w:ins>
    </w:p>
    <w:p w14:paraId="6558BBC0" w14:textId="64BBF12A" w:rsidR="0015142B" w:rsidDel="0015142B" w:rsidRDefault="0015142B" w:rsidP="00A44199">
      <w:pPr>
        <w:spacing w:before="100" w:beforeAutospacing="1" w:after="100" w:afterAutospacing="1"/>
        <w:outlineLvl w:val="2"/>
        <w:rPr>
          <w:del w:id="184" w:author="Brian Locke" w:date="2026-01-29T15:56:00Z" w16du:dateUtc="2026-01-29T22:56:00Z"/>
          <w:color w:val="000000"/>
        </w:rPr>
      </w:pPr>
    </w:p>
    <w:p w14:paraId="7AFBF7EC" w14:textId="45717BD9" w:rsidR="0015142B" w:rsidDel="0015142B" w:rsidRDefault="0015142B" w:rsidP="00A44199">
      <w:pPr>
        <w:spacing w:before="100" w:beforeAutospacing="1" w:after="100" w:afterAutospacing="1"/>
        <w:outlineLvl w:val="2"/>
        <w:rPr>
          <w:del w:id="185" w:author="Brian Locke" w:date="2026-01-29T15:56:00Z" w16du:dateUtc="2026-01-29T22:56:00Z"/>
          <w:color w:val="000000"/>
        </w:rPr>
      </w:pPr>
    </w:p>
    <w:p w14:paraId="276CDEC8" w14:textId="1B82ACA2" w:rsidR="00A44199" w:rsidRDefault="00A44199" w:rsidP="00D84167">
      <w:pPr>
        <w:spacing w:before="100" w:beforeAutospacing="1" w:after="100" w:afterAutospacing="1"/>
        <w:outlineLvl w:val="2"/>
        <w:rPr>
          <w:color w:val="000000"/>
        </w:rPr>
      </w:pPr>
      <w:r>
        <w:rPr>
          <w:b/>
          <w:bCs/>
          <w:color w:val="000000"/>
          <w:sz w:val="27"/>
          <w:szCs w:val="27"/>
        </w:rPr>
        <w:t xml:space="preserve">Natural Language Processing </w:t>
      </w:r>
    </w:p>
    <w:p w14:paraId="0516F15A" w14:textId="3676F817" w:rsidR="00A53D1F" w:rsidDel="006571C2" w:rsidRDefault="006571C2" w:rsidP="006571C2">
      <w:pPr>
        <w:spacing w:before="100" w:beforeAutospacing="1" w:after="100" w:afterAutospacing="1"/>
        <w:outlineLvl w:val="2"/>
        <w:rPr>
          <w:del w:id="186" w:author="Brian Locke" w:date="2026-01-29T16:20:00Z" w16du:dateUtc="2026-01-29T23:20:00Z"/>
          <w:color w:val="000000"/>
        </w:rPr>
        <w:pPrChange w:id="187" w:author="Brian Locke" w:date="2026-01-29T16:20:00Z" w16du:dateUtc="2026-01-29T23:20:00Z">
          <w:pPr>
            <w:spacing w:before="100" w:beforeAutospacing="1" w:after="100" w:afterAutospacing="1"/>
            <w:outlineLvl w:val="2"/>
          </w:pPr>
        </w:pPrChange>
      </w:pPr>
      <w:ins w:id="188" w:author="Brian Locke" w:date="2026-01-29T16:18:00Z">
        <w:r w:rsidRPr="006571C2">
          <w:rPr>
            <w:color w:val="000000"/>
          </w:rPr>
          <w:t xml:space="preserve">Chief complaints were normalized using a standardized text-processing pipeline that included abbreviation expansion, conservative spelling normalization, and lemmatization to reduce lexical variability while preserving clinical meaning. Complaints were then segmented into discrete fragments, with each fragment embedded using a pretrained clinical transformer model (bioclinical-modernBERT) optimized for short clinical text. </w:t>
        </w:r>
      </w:ins>
      <w:del w:id="189" w:author="Brian Locke" w:date="2026-01-29T15:57:00Z" w16du:dateUtc="2026-01-29T22:57:00Z">
        <w:r w:rsidR="00403810" w:rsidDel="001C0EEE">
          <w:rPr>
            <w:color w:val="000000"/>
          </w:rPr>
          <w:delText>ED</w:delText>
        </w:r>
      </w:del>
      <w:del w:id="190" w:author="Brian Locke" w:date="2026-01-29T16:19:00Z" w16du:dateUtc="2026-01-29T23:19:00Z">
        <w:r w:rsidR="00403810" w:rsidRPr="00403810" w:rsidDel="006571C2">
          <w:rPr>
            <w:color w:val="000000"/>
          </w:rPr>
          <w:delText xml:space="preserve"> chief complaints </w:delText>
        </w:r>
      </w:del>
      <w:del w:id="191" w:author="Brian Locke" w:date="2026-01-29T15:58:00Z" w16du:dateUtc="2026-01-29T22:58:00Z">
        <w:r w:rsidR="00403810" w:rsidRPr="00403810" w:rsidDel="001C0EEE">
          <w:rPr>
            <w:color w:val="000000"/>
          </w:rPr>
          <w:delText>were preprocessed using a standardized normalization pipeline prior to analysis. Text normalization</w:delText>
        </w:r>
      </w:del>
      <w:del w:id="192" w:author="Brian Locke" w:date="2026-01-29T16:19:00Z" w16du:dateUtc="2026-01-29T23:19:00Z">
        <w:r w:rsidR="00403810" w:rsidRPr="00403810" w:rsidDel="006571C2">
          <w:rPr>
            <w:color w:val="000000"/>
          </w:rPr>
          <w:delText xml:space="preserve"> included abbreviation expansion, conservative spelling correction, and lemmatization to reduce lexical variability while preserving clinical meaning. Normalized chief complaints were then embedded using bioclinical-modernBERT, a transformer-based language model pretrained on large-scale biomedical and clinical text, selected for its ability to capture contextual semantic relationships in short clinical phrases.</w:delText>
        </w:r>
      </w:del>
      <w:r w:rsidR="00403810">
        <w:rPr>
          <w:color w:val="000000"/>
        </w:rPr>
        <w:t xml:space="preserve"> </w:t>
      </w:r>
      <w:r w:rsidR="00403810">
        <w:rPr>
          <w:color w:val="000000"/>
        </w:rPr>
        <w:fldChar w:fldCharType="begin"/>
      </w:r>
      <w:r w:rsidR="00403810">
        <w:rPr>
          <w:color w:val="000000"/>
        </w:rPr>
        <w:instrText xml:space="preserve"> ADDIN ZOTERO_ITEM CSL_CITATION {"citationID":"v3B70zMY","properties":{"formattedCitation":"(11,12)","plainCitation":"(11,12)","noteIndex":0},"citationItems":[{"id":70,"uris":["http://zotero.org/groups/6006426/items/IEKBUGMA"],"itemData":{"id":70,"type":"article","abstract":"Clinical notes contain information about patients that goes beyond structured data like lab values and medications. However, clinical notes have been underused relative to structured data, because notes are high-dimensional and sparse. This work develops and evaluates representations of clinical notes using bidirectional transformers (ClinicalBERT). ClinicalBERT uncovers high-quality relationships between medical concepts as judged by humans. ClinicalBert outperforms baselines on 30-day hospital readmission prediction using both discharge summaries and the first few days of notes in the intensive care unit. Code and model parameters are available.","DOI":"10.48550/ARXIV.1904.05342","license":"arXiv.org perpetual, non-exclusive license","note":"version: 3","publisher":"arXiv","source":"DOI.org (Datacite)","title":"ClinicalBERT: Modeling Clinical Notes and Predicting Hospital Readmission","title-short":"ClinicalBERT","URL":"https://arxiv.org/abs/1904.05342","author":[{"family":"Huang","given":"Kexin"},{"family":"Altosaar","given":"Jaan"},{"family":"Ranganath","given":"Rajesh"}],"accessed":{"date-parts":[["2026",1,18]]},"issued":{"date-parts":[["2019"]]}}},{"id":69,"uris":["http://zotero.org/groups/6006426/items/HBUALEA5"],"itemData":{"id":69,"type":"article","abstract":"We introduce a new language representation model called BERT, which stands for Bidirectional Encoder Representations from Transformers. Unlike recent language representation models, BERT is designed to pre-train deep bidirectional representations from unlabeled text by jointly conditioning on both left and right context in all layers. As a result,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improvement).","DOI":"10.48550/ARXIV.1810.04805","license":"arXiv.org perpetual, non-exclusive license","note":"version: 2","publisher":"arXiv","source":"DOI.org (Datacite)","title":"BERT: Pre-training of Deep Bidirectional Transformers for Language Understanding","title-short":"BERT","URL":"https://arxiv.org/abs/1810.04805","author":[{"family":"Devlin","given":"Jacob"},{"family":"Chang","given":"Ming-Wei"},{"family":"Lee","given":"Kenton"},{"family":"Toutanova","given":"Kristina"}],"accessed":{"date-parts":[["2026",1,18]]},"issued":{"date-parts":[["2018"]]}}}],"schema":"https://github.com/citation-style-language/schema/raw/master/csl-citation.json"} </w:instrText>
      </w:r>
      <w:r w:rsidR="00403810">
        <w:rPr>
          <w:color w:val="000000"/>
        </w:rPr>
        <w:fldChar w:fldCharType="separate"/>
      </w:r>
      <w:r w:rsidR="00403810">
        <w:rPr>
          <w:noProof/>
          <w:color w:val="000000"/>
        </w:rPr>
        <w:t>(11,12)</w:t>
      </w:r>
      <w:r w:rsidR="00403810">
        <w:rPr>
          <w:color w:val="000000"/>
        </w:rPr>
        <w:fldChar w:fldCharType="end"/>
      </w:r>
      <w:r w:rsidR="00403810">
        <w:rPr>
          <w:color w:val="000000"/>
        </w:rPr>
        <w:t xml:space="preserve"> </w:t>
      </w:r>
      <w:ins w:id="193" w:author="Brian Locke" w:date="2026-01-29T16:19:00Z" w16du:dateUtc="2026-01-29T23:19:00Z">
        <w:r w:rsidRPr="006571C2">
          <w:rPr>
            <w:color w:val="000000"/>
          </w:rPr>
          <w:t>Fragment embeddings were mapped to NHAMCS Reason for Visit categories using a nearest-neighbor similarity approach against a curated bank of prototype phrases derived from NHAMCS Appendix II descriptions and investigator-curated exemplars. Prototype phrases were filtered to remove nonspecific or ambiguous entries and deduplicated by embedding similarity prior to use</w:t>
        </w:r>
      </w:ins>
      <w:ins w:id="194" w:author="Brian Locke" w:date="2026-01-29T16:20:00Z" w16du:dateUtc="2026-01-29T23:20:00Z">
        <w:r>
          <w:rPr>
            <w:color w:val="000000"/>
          </w:rPr>
          <w:t xml:space="preserve"> </w:t>
        </w:r>
      </w:ins>
    </w:p>
    <w:p w14:paraId="732873D0" w14:textId="2F59107B" w:rsidR="006571C2" w:rsidRPr="006571C2" w:rsidRDefault="00403810" w:rsidP="006571C2">
      <w:pPr>
        <w:spacing w:before="100" w:beforeAutospacing="1" w:after="100" w:afterAutospacing="1"/>
        <w:outlineLvl w:val="2"/>
        <w:rPr>
          <w:ins w:id="195" w:author="Brian Locke" w:date="2026-01-29T16:20:00Z" w16du:dateUtc="2026-01-29T23:20:00Z"/>
          <w:color w:val="000000"/>
        </w:rPr>
      </w:pPr>
      <w:del w:id="196" w:author="Brian Locke" w:date="2026-01-29T16:20:00Z" w16du:dateUtc="2026-01-29T23:20:00Z">
        <w:r w:rsidRPr="00403810" w:rsidDel="006571C2">
          <w:rPr>
            <w:color w:val="000000"/>
          </w:rPr>
          <w:delText xml:space="preserve">Each embedded chief complaint was mapped to one or more National Hospital Ambulatory Medical Care Survey (NHAMCS) Reason for Visit categories using a nearest-neighbor similarity approach in embedding space. </w:delText>
        </w:r>
      </w:del>
      <w:r w:rsidR="002E6AFD">
        <w:rPr>
          <w:color w:val="000000"/>
        </w:rPr>
        <w:fldChar w:fldCharType="begin"/>
      </w:r>
      <w:r w:rsidR="002E6AFD">
        <w:rPr>
          <w:color w:val="000000"/>
        </w:rPr>
        <w:instrText xml:space="preserve"> ADDIN ZOTERO_ITEM CSL_CITATION {"citationID":"2urmXGtR","properties":{"formattedCitation":"(13)","plainCitation":"(13)","noteIndex":0},"citationItems":[{"id":72,"uris":["http://zotero.org/groups/6006426/items/SLGRYBWQ"],"itemData":{"id":72,"type":"report","abstract":"These tables provide the most current nationally representative data on ambulatory care visits to hospital emergency departments in the United States. Estimates are presented on selected hospital, patient, and visit characteristics using data collected in the 2020 National Hospital Ambulatory Medical Care Survey.","note":"DOI: 10.15620/cdc:121911\nDOI: 10.15620/cdc:121911","publisher":"National Center for Health Statistics (U.S.)","source":"DOI.org (Crossref)","title":"National Hospital Ambulatory Medical Care Survey: 2020 Emergency Department Summary Tables","title-short":"National Hospital Ambulatory Medical Care Survey","URL":"https://stacks.cdc.gov/view/cdc/121911","author":[{"family":"Cairns","given":"Christopher"},{"family":"Kang","given":"Kai"}],"accessed":{"date-parts":[["2026",1,18]]},"issued":{"date-parts":[["2022",12,13]]}}}],"schema":"https://github.com/citation-style-language/schema/raw/master/csl-citation.json"} </w:instrText>
      </w:r>
      <w:r w:rsidR="002E6AFD">
        <w:rPr>
          <w:color w:val="000000"/>
        </w:rPr>
        <w:fldChar w:fldCharType="separate"/>
      </w:r>
      <w:r w:rsidR="002E6AFD">
        <w:rPr>
          <w:noProof/>
          <w:color w:val="000000"/>
        </w:rPr>
        <w:t>(13)</w:t>
      </w:r>
      <w:r w:rsidR="002E6AFD">
        <w:rPr>
          <w:color w:val="000000"/>
        </w:rPr>
        <w:fldChar w:fldCharType="end"/>
      </w:r>
      <w:ins w:id="197" w:author="Brian Locke" w:date="2026-01-29T16:20:00Z" w16du:dateUtc="2026-01-29T23:20:00Z">
        <w:r w:rsidR="006571C2">
          <w:rPr>
            <w:color w:val="000000"/>
          </w:rPr>
          <w:t xml:space="preserve">. </w:t>
        </w:r>
      </w:ins>
      <w:del w:id="198" w:author="Brian Locke" w:date="2026-01-29T16:20:00Z" w16du:dateUtc="2026-01-29T23:20:00Z">
        <w:r w:rsidR="002E6AFD" w:rsidDel="006571C2">
          <w:rPr>
            <w:color w:val="000000"/>
          </w:rPr>
          <w:delText xml:space="preserve"> </w:delText>
        </w:r>
        <w:r w:rsidRPr="00403810" w:rsidDel="006571C2">
          <w:rPr>
            <w:color w:val="000000"/>
          </w:rPr>
          <w:delText>To improve classification accuracy for clinically salient presentations, rule-based overrides were applied for predefined high-salience terms that reliably mapped to specific NHAMCS categories</w:delText>
        </w:r>
        <w:r w:rsidR="00830A8A" w:rsidDel="006571C2">
          <w:rPr>
            <w:color w:val="000000"/>
          </w:rPr>
          <w:delText>.</w:delText>
        </w:r>
      </w:del>
      <w:ins w:id="199" w:author="Brian Locke" w:date="2026-01-29T16:20:00Z" w16du:dateUtc="2026-01-29T23:20:00Z">
        <w:r w:rsidR="006571C2" w:rsidRPr="006571C2">
          <w:rPr>
            <w:color w:val="000000"/>
          </w:rPr>
          <w:t xml:space="preserve"> For each fragment, category assignment was based on maximum cosine similarity to category-specific prototypes, with fragments lacking a sufficiently similar match classified as uncodable. To improve performance for common emergency department shorthand and clinically salient expressions, predefined rule-based overrides were applied, superseding embedding-based assignments when triggered</w:t>
        </w:r>
      </w:ins>
    </w:p>
    <w:p w14:paraId="167A2321" w14:textId="7B055020" w:rsidR="006571C2" w:rsidDel="006571C2" w:rsidRDefault="006571C2" w:rsidP="00D84167">
      <w:pPr>
        <w:spacing w:before="100" w:beforeAutospacing="1" w:after="100" w:afterAutospacing="1"/>
        <w:outlineLvl w:val="2"/>
        <w:rPr>
          <w:del w:id="200" w:author="Brian Locke" w:date="2026-01-29T16:20:00Z" w16du:dateUtc="2026-01-29T23:20:00Z"/>
          <w:color w:val="000000"/>
        </w:rPr>
      </w:pPr>
    </w:p>
    <w:p w14:paraId="2B4BCABD" w14:textId="627EC4D6" w:rsidR="00830A8A" w:rsidRPr="00403810" w:rsidDel="001C0EEE" w:rsidRDefault="00830A8A" w:rsidP="00D84167">
      <w:pPr>
        <w:spacing w:before="100" w:beforeAutospacing="1" w:after="100" w:afterAutospacing="1"/>
        <w:outlineLvl w:val="2"/>
        <w:rPr>
          <w:moveFrom w:id="201" w:author="Brian Locke" w:date="2026-01-29T16:06:00Z" w16du:dateUtc="2026-01-29T23:06:00Z"/>
          <w:color w:val="000000"/>
        </w:rPr>
      </w:pPr>
      <w:moveFromRangeStart w:id="202" w:author="Brian Locke" w:date="2026-01-29T16:06:00Z" w:name="move220595219"/>
      <w:moveFrom w:id="203" w:author="Brian Locke" w:date="2026-01-29T16:06:00Z" w16du:dateUtc="2026-01-29T23:06:00Z">
        <w:r w:rsidRPr="00830A8A" w:rsidDel="001C0EEE">
          <w:rPr>
            <w:color w:val="000000"/>
          </w:rPr>
          <w:t>To ensure consistency and reproducibility of chief complaint classification, we developed a study-specific annotation guide defining deterministic rules for mapping normalized chief complaints to National Hospital Ambulatory Medical Care Survey (NHAMCS) Reason for Visit categories. The guide specifies category definitions, precedence rules for multiple complaints, and tie-breaking criteria, and was used for rule-based overrides and manual adjudication (Supplementary Appendix 1).</w:t>
        </w:r>
      </w:moveFrom>
    </w:p>
    <w:moveFromRangeEnd w:id="202"/>
    <w:p w14:paraId="687E2D61" w14:textId="14D0A620" w:rsidR="00F311E7" w:rsidRPr="00D84167" w:rsidRDefault="00D84167" w:rsidP="00F311E7">
      <w:pPr>
        <w:spacing w:before="100" w:beforeAutospacing="1" w:after="100" w:afterAutospacing="1"/>
        <w:outlineLvl w:val="2"/>
        <w:rPr>
          <w:b/>
          <w:bCs/>
          <w:color w:val="000000"/>
          <w:sz w:val="27"/>
          <w:szCs w:val="27"/>
        </w:rPr>
      </w:pPr>
      <w:del w:id="204" w:author="Brian Locke" w:date="2026-01-29T16:04:00Z" w16du:dateUtc="2026-01-29T23:04:00Z">
        <w:r w:rsidRPr="00D84167" w:rsidDel="001C0EEE">
          <w:rPr>
            <w:b/>
            <w:bCs/>
            <w:color w:val="000000"/>
            <w:sz w:val="27"/>
            <w:szCs w:val="27"/>
          </w:rPr>
          <w:delText>Validation</w:delText>
        </w:r>
      </w:del>
      <w:ins w:id="205" w:author="Brian Locke" w:date="2026-01-29T16:16:00Z" w16du:dateUtc="2026-01-29T23:16:00Z">
        <w:r w:rsidR="00F94A6C">
          <w:rPr>
            <w:b/>
            <w:bCs/>
            <w:color w:val="000000"/>
            <w:sz w:val="27"/>
            <w:szCs w:val="27"/>
          </w:rPr>
          <w:t>Performance Benchmarks vs. Clinicians</w:t>
        </w:r>
      </w:ins>
    </w:p>
    <w:p w14:paraId="0155CAC4" w14:textId="0720B29A" w:rsidR="00B27080" w:rsidRPr="00B27080" w:rsidRDefault="00B27080" w:rsidP="00B27080">
      <w:pPr>
        <w:pStyle w:val="p1"/>
        <w:rPr>
          <w:ins w:id="206" w:author="Brian Locke" w:date="2026-01-29T16:34:00Z"/>
        </w:rPr>
      </w:pPr>
      <w:ins w:id="207" w:author="Brian Locke" w:date="2026-01-29T16:33:00Z" w16du:dateUtc="2026-01-29T23:33:00Z">
        <w:r>
          <w:t>To evaluate the performance of the natural language processing pipeline, we created a clinician-annotated reference sample of emergency department encounters. A random sample of encounters (n = 160) was independently annotated by two clinician reviewers (RM, MC), each assigning one or more NHAMCS Reason for Visit categories based on the normalized chief-complaint text and blinded to model output. An annotation guide was developed to operationalize NHAMCS categories for short triage text, including category definitions and rules for multi-complaint entries and common abbreviations (Supplementary Appendix 1). A third clinician reviewer (B</w:t>
        </w:r>
      </w:ins>
      <w:ins w:id="208" w:author="Brian Locke" w:date="2026-01-29T16:34:00Z" w16du:dateUtc="2026-01-29T23:34:00Z">
        <w:r>
          <w:t>W</w:t>
        </w:r>
      </w:ins>
      <w:ins w:id="209" w:author="Brian Locke" w:date="2026-01-29T16:33:00Z" w16du:dateUtc="2026-01-29T23:33:00Z">
        <w:r>
          <w:t xml:space="preserve">L) </w:t>
        </w:r>
      </w:ins>
      <w:ins w:id="210" w:author="Brian Locke" w:date="2026-01-29T16:34:00Z" w16du:dateUtc="2026-01-29T23:34:00Z">
        <w:r>
          <w:t>adjudicated disagreements</w:t>
        </w:r>
      </w:ins>
      <w:ins w:id="211" w:author="Brian Locke" w:date="2026-01-29T16:33:00Z" w16du:dateUtc="2026-01-29T23:33:00Z">
        <w:r>
          <w:t>.</w:t>
        </w:r>
        <w:r>
          <w:t xml:space="preserve"> </w:t>
        </w:r>
      </w:ins>
      <w:ins w:id="212" w:author="Brian Locke" w:date="2026-01-29T16:34:00Z">
        <w:r w:rsidRPr="00B27080">
          <w:t xml:space="preserve">The annotation sample size was determined using a precision-based approach for agreement estimation rather than hypothesis testing. </w:t>
        </w:r>
        <w:commentRangeStart w:id="213"/>
        <w:r w:rsidRPr="00B27080">
          <w:t xml:space="preserve">Assuming moderate agreement (κ ≈ 0.6–0.7) </w:t>
        </w:r>
      </w:ins>
      <w:commentRangeEnd w:id="213"/>
      <w:ins w:id="214" w:author="Brian Locke" w:date="2026-01-29T17:06:00Z" w16du:dateUtc="2026-01-30T00:06:00Z">
        <w:r w:rsidR="001F0B5E">
          <w:rPr>
            <w:rStyle w:val="CommentReference"/>
          </w:rPr>
          <w:commentReference w:id="213"/>
        </w:r>
      </w:ins>
      <w:ins w:id="215" w:author="Brian Locke" w:date="2026-01-29T16:34:00Z">
        <w:r w:rsidRPr="00B27080">
          <w:t>and a heterogeneous distribution of NHAMCS categories, a sample of approximately 150–170 encounters provides 95% confidence intervals for multi-label agreement metrics with an expected half-width of approximately ±0.10 when agreement is computed using per-category binary expansion and macro-averaging. We therefore selected 160 encounters to balance statistical precision with feasibility for clinician annotation.</w:t>
        </w:r>
      </w:ins>
    </w:p>
    <w:p w14:paraId="0764BC3F" w14:textId="53507A26" w:rsidR="001C0EEE" w:rsidRPr="00403810" w:rsidDel="00B27080" w:rsidRDefault="001C0EEE" w:rsidP="00B27080">
      <w:pPr>
        <w:pStyle w:val="p1"/>
        <w:rPr>
          <w:del w:id="216" w:author="Brian Locke" w:date="2026-01-29T16:28:00Z" w16du:dateUtc="2026-01-29T23:28:00Z"/>
          <w:moveTo w:id="217" w:author="Brian Locke" w:date="2026-01-29T16:06:00Z" w16du:dateUtc="2026-01-29T23:06:00Z"/>
          <w:color w:val="000000"/>
        </w:rPr>
      </w:pPr>
      <w:moveToRangeStart w:id="218" w:author="Brian Locke" w:date="2026-01-29T16:06:00Z" w:name="move220595219"/>
    </w:p>
    <w:moveToRangeEnd w:id="218"/>
    <w:p w14:paraId="41F850C7" w14:textId="77777777" w:rsidR="001C0EEE" w:rsidRDefault="001C0EEE" w:rsidP="00B27080">
      <w:pPr>
        <w:pStyle w:val="p1"/>
        <w:rPr>
          <w:ins w:id="219" w:author="Brian Locke" w:date="2026-01-29T16:06:00Z" w16du:dateUtc="2026-01-29T23:06:00Z"/>
          <w:color w:val="000000"/>
        </w:rPr>
      </w:pPr>
    </w:p>
    <w:p w14:paraId="0021D2A6" w14:textId="5C79A871" w:rsidR="00F311E7" w:rsidDel="00264408" w:rsidRDefault="00F311E7" w:rsidP="00F311E7">
      <w:pPr>
        <w:spacing w:before="100" w:beforeAutospacing="1" w:after="100" w:afterAutospacing="1"/>
        <w:rPr>
          <w:del w:id="220" w:author="Brian Locke" w:date="2026-01-29T16:41:00Z" w16du:dateUtc="2026-01-29T23:41:00Z"/>
          <w:color w:val="000000"/>
        </w:rPr>
      </w:pPr>
      <w:del w:id="221" w:author="Brian Locke" w:date="2026-01-29T16:41:00Z" w16du:dateUtc="2026-01-29T23:41:00Z">
        <w:r w:rsidRPr="00F311E7" w:rsidDel="00264408">
          <w:rPr>
            <w:color w:val="000000"/>
          </w:rPr>
          <w:delText>To assess face validity of the chief complaint classification approach, a subset of encounters (n = 160) was independently adjudicated by two clinical reviewers</w:delText>
        </w:r>
        <w:r w:rsidDel="00264408">
          <w:rPr>
            <w:color w:val="000000"/>
          </w:rPr>
          <w:delText xml:space="preserve"> (RM &amp; MC)</w:delText>
        </w:r>
        <w:r w:rsidRPr="00F311E7" w:rsidDel="00264408">
          <w:rPr>
            <w:color w:val="000000"/>
          </w:rPr>
          <w:delText xml:space="preserve"> blinded to model output. Each reviewer assigned one or more NHAMCS Reason for Visit categories based on the normalized chief complaint text. Agreement between NLP-derived classifications and reviewer assignments was evaluated using F1 score and Cohen’s κ statistic, with a mean F1 score of 0.67 and κ of 0.50. Concordance was further characterized as exact agreement when all assigned categories matched (54% of cases) and partial agreement when at least one category overlapped (21% of cases). This adjudication was performed to assess classification consistency and face validity of the mapping approach rather than to establish a gold-standard diagnosis.</w:delText>
        </w:r>
      </w:del>
    </w:p>
    <w:p w14:paraId="5510E5A8" w14:textId="77777777" w:rsidR="00D84167" w:rsidRPr="00D84167" w:rsidRDefault="00D84167" w:rsidP="00D84167">
      <w:pPr>
        <w:spacing w:before="100" w:beforeAutospacing="1" w:after="100" w:afterAutospacing="1"/>
        <w:outlineLvl w:val="2"/>
        <w:rPr>
          <w:b/>
          <w:bCs/>
          <w:color w:val="000000"/>
          <w:sz w:val="27"/>
          <w:szCs w:val="27"/>
        </w:rPr>
      </w:pPr>
      <w:r w:rsidRPr="00D84167">
        <w:rPr>
          <w:b/>
          <w:bCs/>
          <w:color w:val="000000"/>
          <w:sz w:val="27"/>
          <w:szCs w:val="27"/>
        </w:rPr>
        <w:t>Statistical Analysis</w:t>
      </w:r>
    </w:p>
    <w:p w14:paraId="0B14F5B4" w14:textId="64385C30" w:rsidR="00264408" w:rsidRPr="00264408" w:rsidDel="00602FA0" w:rsidRDefault="00264408" w:rsidP="00264408">
      <w:pPr>
        <w:spacing w:before="100" w:beforeAutospacing="1" w:after="100" w:afterAutospacing="1"/>
        <w:outlineLvl w:val="2"/>
        <w:rPr>
          <w:del w:id="222" w:author="Brian Locke" w:date="2026-01-29T18:20:00Z" w16du:dateUtc="2026-01-30T01:20:00Z"/>
          <w:color w:val="000000"/>
        </w:rPr>
      </w:pPr>
      <w:r w:rsidRPr="00264408">
        <w:rPr>
          <w:color w:val="000000"/>
        </w:rPr>
        <w:lastRenderedPageBreak/>
        <w:t>Descriptive statistics were used to summarize patient characteristics and presenting symptom categories, with categorical variables reported as counts and proportions and continuous variables as medians with interquartile ranges. NHAMCS Reason for Visit categories derived from emergency department chief complaints were summarized overall and stratified by ascertainment route (ICD-based, ABG-based, and VBG-based); because encounters could map to multiple categories, proportions were calculated allowing non–mutually exclusive classification. Agreement between NLP-derived classifications and clinician annotations was evaluated using encounter-level set-based F1 scores and category-level agreement metrics derived from binary expansion of multi-label annotations (including Cohen’s κ and Gwet’s AC1), with reviewer-versus-reviewer agreement calculated using the same framework for context. All analyses were conducted using Python (version X.X).</w:t>
      </w:r>
      <w:ins w:id="223" w:author="Brian Locke" w:date="2026-01-29T18:19:00Z" w16du:dateUtc="2026-01-30T01:19:00Z">
        <w:r w:rsidR="00602FA0">
          <w:rPr>
            <w:color w:val="000000"/>
          </w:rPr>
          <w:t xml:space="preserve"> Data </w:t>
        </w:r>
      </w:ins>
      <w:ins w:id="224" w:author="Brian Locke" w:date="2026-01-29T18:20:00Z" w16du:dateUtc="2026-01-30T01:20:00Z">
        <w:r w:rsidR="00602FA0">
          <w:rPr>
            <w:color w:val="000000"/>
          </w:rPr>
          <w:t xml:space="preserve">is available with proper credentialling at ***, </w:t>
        </w:r>
      </w:ins>
      <w:ins w:id="225" w:author="Brian Locke" w:date="2026-01-29T18:19:00Z" w16du:dateUtc="2026-01-30T01:19:00Z">
        <w:r w:rsidR="00602FA0">
          <w:rPr>
            <w:color w:val="000000"/>
          </w:rPr>
          <w:t xml:space="preserve">Statistical code is available at </w:t>
        </w:r>
      </w:ins>
      <w:ins w:id="226" w:author="Brian Locke" w:date="2026-01-29T18:20:00Z" w16du:dateUtc="2026-01-30T01:20:00Z">
        <w:r w:rsidR="00602FA0" w:rsidRPr="00602FA0">
          <w:rPr>
            <w:color w:val="000000"/>
          </w:rPr>
          <w:t>github.com/reblocke/hypercapnia/hypercapnia-cc-nlp</w:t>
        </w:r>
      </w:ins>
    </w:p>
    <w:p w14:paraId="1BA4857E" w14:textId="77777777" w:rsidR="00AE2AD1" w:rsidRDefault="00AE2AD1" w:rsidP="00602FA0">
      <w:pPr>
        <w:spacing w:before="100" w:beforeAutospacing="1" w:after="100" w:afterAutospacing="1"/>
        <w:outlineLvl w:val="2"/>
        <w:rPr>
          <w:b/>
          <w:bCs/>
          <w:color w:val="000000"/>
          <w:sz w:val="36"/>
          <w:szCs w:val="36"/>
        </w:rPr>
        <w:pPrChange w:id="227" w:author="Brian Locke" w:date="2026-01-29T18:20:00Z" w16du:dateUtc="2026-01-30T01:20:00Z">
          <w:pPr>
            <w:spacing w:before="100" w:beforeAutospacing="1" w:after="100" w:afterAutospacing="1"/>
            <w:outlineLvl w:val="1"/>
          </w:pPr>
        </w:pPrChange>
      </w:pPr>
    </w:p>
    <w:p w14:paraId="2DBC15A1" w14:textId="77777777" w:rsidR="00FA43E0" w:rsidRDefault="00D84167" w:rsidP="00FA43E0">
      <w:pPr>
        <w:spacing w:before="100" w:beforeAutospacing="1" w:after="100" w:afterAutospacing="1"/>
        <w:outlineLvl w:val="1"/>
        <w:rPr>
          <w:b/>
          <w:bCs/>
          <w:color w:val="000000"/>
          <w:sz w:val="36"/>
          <w:szCs w:val="36"/>
        </w:rPr>
      </w:pPr>
      <w:r w:rsidRPr="00D84167">
        <w:rPr>
          <w:b/>
          <w:bCs/>
          <w:color w:val="000000"/>
          <w:sz w:val="36"/>
          <w:szCs w:val="36"/>
        </w:rPr>
        <w:t>Results</w:t>
      </w:r>
    </w:p>
    <w:p w14:paraId="795CEF20" w14:textId="77777777" w:rsidR="001F0B5E" w:rsidRDefault="005E5224" w:rsidP="00FA43E0">
      <w:pPr>
        <w:spacing w:before="100" w:beforeAutospacing="1" w:after="100" w:afterAutospacing="1"/>
        <w:outlineLvl w:val="1"/>
        <w:rPr>
          <w:ins w:id="228" w:author="Brian Locke" w:date="2026-01-29T17:02:00Z" w16du:dateUtc="2026-01-30T00:02:00Z"/>
          <w:color w:val="000000"/>
        </w:rPr>
      </w:pPr>
      <w:ins w:id="229" w:author="Brian Locke" w:date="2026-01-29T16:53:00Z" w16du:dateUtc="2026-01-29T23:53:00Z">
        <w:r>
          <w:rPr>
            <w:color w:val="000000"/>
          </w:rPr>
          <w:t xml:space="preserve">After excluding *** patients without documented chief complaints (most commonly, if they were transferred from a different hospital), </w:t>
        </w:r>
      </w:ins>
      <w:del w:id="230" w:author="Brian Locke" w:date="2026-01-29T16:53:00Z" w16du:dateUtc="2026-01-29T23:53:00Z">
        <w:r w:rsidR="006F638E" w:rsidDel="005E5224">
          <w:rPr>
            <w:color w:val="000000"/>
          </w:rPr>
          <w:delText xml:space="preserve">A total of </w:delText>
        </w:r>
      </w:del>
      <w:r w:rsidR="006F638E">
        <w:rPr>
          <w:color w:val="000000"/>
        </w:rPr>
        <w:t>27,459 encounters were identified</w:t>
      </w:r>
      <w:ins w:id="231" w:author="Brian Locke" w:date="2026-01-29T16:48:00Z" w16du:dateUtc="2026-01-29T23:48:00Z">
        <w:r w:rsidR="00264408">
          <w:rPr>
            <w:color w:val="000000"/>
          </w:rPr>
          <w:t xml:space="preserve"> </w:t>
        </w:r>
        <w:commentRangeStart w:id="232"/>
        <w:r w:rsidR="00264408">
          <w:rPr>
            <w:color w:val="000000"/>
          </w:rPr>
          <w:t>(Figure 1)</w:t>
        </w:r>
        <w:commentRangeEnd w:id="232"/>
        <w:r w:rsidR="00264408">
          <w:rPr>
            <w:rStyle w:val="CommentReference"/>
          </w:rPr>
          <w:commentReference w:id="232"/>
        </w:r>
      </w:ins>
      <w:r w:rsidR="006F638E">
        <w:rPr>
          <w:color w:val="000000"/>
        </w:rPr>
        <w:t xml:space="preserve">. </w:t>
      </w:r>
      <w:ins w:id="233" w:author="Brian Locke" w:date="2026-01-29T16:51:00Z" w16du:dateUtc="2026-01-29T23:51:00Z">
        <w:r>
          <w:rPr>
            <w:color w:val="000000"/>
          </w:rPr>
          <w:t>Of</w:t>
        </w:r>
      </w:ins>
      <w:ins w:id="234" w:author="Brian Locke" w:date="2026-01-29T16:52:00Z" w16du:dateUtc="2026-01-29T23:52:00Z">
        <w:r>
          <w:rPr>
            <w:color w:val="000000"/>
          </w:rPr>
          <w:t xml:space="preserve"> the included </w:t>
        </w:r>
      </w:ins>
      <w:del w:id="235" w:author="Brian Locke" w:date="2026-01-29T16:52:00Z" w16du:dateUtc="2026-01-29T23:52:00Z">
        <w:r w:rsidR="006F638E" w:rsidDel="005E5224">
          <w:rPr>
            <w:color w:val="000000"/>
          </w:rPr>
          <w:delText xml:space="preserve">Most </w:delText>
        </w:r>
      </w:del>
      <w:del w:id="236" w:author="Brian Locke" w:date="2026-01-29T16:54:00Z" w16du:dateUtc="2026-01-29T23:54:00Z">
        <w:r w:rsidR="006F638E" w:rsidDel="005E5224">
          <w:rPr>
            <w:color w:val="000000"/>
          </w:rPr>
          <w:delText xml:space="preserve">encounters were identified based on blood gas values, as </w:delText>
        </w:r>
      </w:del>
      <w:r w:rsidR="006F638E" w:rsidRPr="006F638E">
        <w:rPr>
          <w:color w:val="000000"/>
        </w:rPr>
        <w:t xml:space="preserve">16,806 </w:t>
      </w:r>
      <w:r w:rsidR="006F638E">
        <w:rPr>
          <w:color w:val="000000"/>
        </w:rPr>
        <w:t>(</w:t>
      </w:r>
      <w:r w:rsidR="006F638E" w:rsidRPr="006F638E">
        <w:rPr>
          <w:color w:val="000000"/>
        </w:rPr>
        <w:t>61.2</w:t>
      </w:r>
      <w:r w:rsidR="006F638E">
        <w:rPr>
          <w:color w:val="000000"/>
        </w:rPr>
        <w:t xml:space="preserve"> %)</w:t>
      </w:r>
      <w:ins w:id="237" w:author="Brian Locke" w:date="2026-01-29T16:54:00Z" w16du:dateUtc="2026-01-29T23:54:00Z">
        <w:r>
          <w:rPr>
            <w:color w:val="000000"/>
          </w:rPr>
          <w:t xml:space="preserve"> had hypercapnia on a blood gas (*** if which were hypercapnic on their first blood gas within 24 hours)</w:t>
        </w:r>
      </w:ins>
      <w:ins w:id="238" w:author="Brian Locke" w:date="2026-01-29T16:55:00Z" w16du:dateUtc="2026-01-29T23:55:00Z">
        <w:r>
          <w:rPr>
            <w:color w:val="000000"/>
          </w:rPr>
          <w:t xml:space="preserve">. </w:t>
        </w:r>
      </w:ins>
      <w:del w:id="239" w:author="Brian Locke" w:date="2026-01-29T16:55:00Z" w16du:dateUtc="2026-01-29T23:55:00Z">
        <w:r w:rsidR="006F638E" w:rsidDel="005E5224">
          <w:rPr>
            <w:color w:val="000000"/>
          </w:rPr>
          <w:delText xml:space="preserve"> and </w:delText>
        </w:r>
      </w:del>
      <w:r w:rsidR="006F638E" w:rsidRPr="006F638E">
        <w:rPr>
          <w:color w:val="000000"/>
        </w:rPr>
        <w:t>17,422 (63.4</w:t>
      </w:r>
      <w:r w:rsidR="006F638E">
        <w:rPr>
          <w:color w:val="000000"/>
        </w:rPr>
        <w:t>%</w:t>
      </w:r>
      <w:r w:rsidR="006F638E" w:rsidRPr="006F638E">
        <w:rPr>
          <w:color w:val="000000"/>
        </w:rPr>
        <w:t>)</w:t>
      </w:r>
      <w:r w:rsidR="006F638E">
        <w:rPr>
          <w:color w:val="000000"/>
        </w:rPr>
        <w:t xml:space="preserve"> </w:t>
      </w:r>
      <w:del w:id="240" w:author="Brian Locke" w:date="2026-01-29T16:55:00Z" w16du:dateUtc="2026-01-29T23:55:00Z">
        <w:r w:rsidR="006F638E" w:rsidDel="005E5224">
          <w:rPr>
            <w:color w:val="000000"/>
          </w:rPr>
          <w:delText xml:space="preserve">were based on ABG and </w:delText>
        </w:r>
      </w:del>
      <w:ins w:id="241" w:author="Brian Locke" w:date="2026-01-29T16:55:00Z" w16du:dateUtc="2026-01-29T23:55:00Z">
        <w:r>
          <w:rPr>
            <w:color w:val="000000"/>
          </w:rPr>
          <w:t xml:space="preserve">were hypercapnic on </w:t>
        </w:r>
      </w:ins>
      <w:r w:rsidR="006F638E">
        <w:rPr>
          <w:color w:val="000000"/>
        </w:rPr>
        <w:t>VBG criteria</w:t>
      </w:r>
      <w:ins w:id="242" w:author="Brian Locke" w:date="2026-01-29T16:55:00Z" w16du:dateUtc="2026-01-29T23:55:00Z">
        <w:r>
          <w:rPr>
            <w:color w:val="000000"/>
          </w:rPr>
          <w:t xml:space="preserve"> (*** on first within 24 hours of presentation)</w:t>
        </w:r>
      </w:ins>
      <w:del w:id="243" w:author="Brian Locke" w:date="2026-01-29T16:55:00Z" w16du:dateUtc="2026-01-29T23:55:00Z">
        <w:r w:rsidR="006F638E" w:rsidDel="005E5224">
          <w:rPr>
            <w:color w:val="000000"/>
          </w:rPr>
          <w:delText>, respectively</w:delText>
        </w:r>
      </w:del>
      <w:r w:rsidR="006F638E">
        <w:rPr>
          <w:color w:val="000000"/>
        </w:rPr>
        <w:t xml:space="preserve">. Only </w:t>
      </w:r>
      <w:r w:rsidR="006F638E" w:rsidRPr="006F638E">
        <w:rPr>
          <w:color w:val="000000"/>
        </w:rPr>
        <w:t>1</w:t>
      </w:r>
      <w:r w:rsidR="006F638E">
        <w:rPr>
          <w:color w:val="000000"/>
        </w:rPr>
        <w:t>,</w:t>
      </w:r>
      <w:r w:rsidR="006F638E" w:rsidRPr="006F638E">
        <w:rPr>
          <w:color w:val="000000"/>
        </w:rPr>
        <w:t>983 (7.2</w:t>
      </w:r>
      <w:r w:rsidR="006F638E">
        <w:rPr>
          <w:color w:val="000000"/>
        </w:rPr>
        <w:t>%</w:t>
      </w:r>
      <w:r w:rsidR="006F638E" w:rsidRPr="006F638E">
        <w:rPr>
          <w:color w:val="000000"/>
        </w:rPr>
        <w:t>)</w:t>
      </w:r>
      <w:r w:rsidR="006F638E">
        <w:rPr>
          <w:color w:val="000000"/>
        </w:rPr>
        <w:t xml:space="preserve"> </w:t>
      </w:r>
      <w:del w:id="244" w:author="Brian Locke" w:date="2026-01-29T16:55:00Z" w16du:dateUtc="2026-01-29T23:55:00Z">
        <w:r w:rsidR="006F638E" w:rsidDel="005E5224">
          <w:rPr>
            <w:color w:val="000000"/>
          </w:rPr>
          <w:delText xml:space="preserve">were identified by </w:delText>
        </w:r>
      </w:del>
      <w:ins w:id="245" w:author="Brian Locke" w:date="2026-01-29T16:55:00Z" w16du:dateUtc="2026-01-29T23:55:00Z">
        <w:r>
          <w:rPr>
            <w:color w:val="000000"/>
          </w:rPr>
          <w:t xml:space="preserve">had </w:t>
        </w:r>
      </w:ins>
      <w:r w:rsidR="006F638E">
        <w:rPr>
          <w:color w:val="000000"/>
        </w:rPr>
        <w:t>ICD codes</w:t>
      </w:r>
      <w:ins w:id="246" w:author="Brian Locke" w:date="2026-01-29T16:55:00Z" w16du:dateUtc="2026-01-29T23:55:00Z">
        <w:r>
          <w:rPr>
            <w:color w:val="000000"/>
          </w:rPr>
          <w:t xml:space="preserve"> for hypercapnic respiratory failure (*** of those wit</w:t>
        </w:r>
      </w:ins>
      <w:ins w:id="247" w:author="Brian Locke" w:date="2026-01-29T16:56:00Z" w16du:dateUtc="2026-01-29T23:56:00Z">
        <w:r>
          <w:rPr>
            <w:color w:val="000000"/>
          </w:rPr>
          <w:t xml:space="preserve">h hypercapnia on first, day-1 blood </w:t>
        </w:r>
        <w:commentRangeStart w:id="248"/>
        <w:r>
          <w:rPr>
            <w:color w:val="000000"/>
          </w:rPr>
          <w:t>gas)</w:t>
        </w:r>
      </w:ins>
      <w:r w:rsidR="006F638E">
        <w:rPr>
          <w:color w:val="000000"/>
        </w:rPr>
        <w:t>.</w:t>
      </w:r>
      <w:del w:id="249" w:author="Brian Locke" w:date="2026-01-29T16:56:00Z" w16du:dateUtc="2026-01-29T23:56:00Z">
        <w:r w:rsidR="006F638E" w:rsidDel="005E5224">
          <w:rPr>
            <w:color w:val="000000"/>
          </w:rPr>
          <w:delText xml:space="preserve"> </w:delText>
        </w:r>
        <w:r w:rsidR="006F638E" w:rsidRPr="00AD5538" w:rsidDel="005E5224">
          <w:rPr>
            <w:color w:val="000000"/>
          </w:rPr>
          <w:delText>Ascertainment route</w:delText>
        </w:r>
        <w:r w:rsidR="006F638E" w:rsidDel="005E5224">
          <w:rPr>
            <w:color w:val="000000"/>
          </w:rPr>
          <w:delText>s were</w:delText>
        </w:r>
        <w:r w:rsidR="006F638E" w:rsidRPr="00AD5538" w:rsidDel="005E5224">
          <w:rPr>
            <w:color w:val="000000"/>
          </w:rPr>
          <w:delText xml:space="preserve"> non-exclusive</w:delText>
        </w:r>
        <w:r w:rsidR="006F638E" w:rsidDel="005E5224">
          <w:rPr>
            <w:color w:val="000000"/>
          </w:rPr>
          <w:delText>.</w:delText>
        </w:r>
      </w:del>
      <w:r w:rsidR="006F638E">
        <w:rPr>
          <w:color w:val="000000"/>
        </w:rPr>
        <w:t xml:space="preserve"> </w:t>
      </w:r>
      <w:commentRangeEnd w:id="248"/>
      <w:r w:rsidR="009203A3">
        <w:rPr>
          <w:rStyle w:val="CommentReference"/>
        </w:rPr>
        <w:commentReference w:id="248"/>
      </w:r>
    </w:p>
    <w:p w14:paraId="3C801C29" w14:textId="7B69DB0D" w:rsidR="00264408" w:rsidRDefault="006F638E" w:rsidP="00FA43E0">
      <w:pPr>
        <w:spacing w:before="100" w:beforeAutospacing="1" w:after="100" w:afterAutospacing="1"/>
        <w:outlineLvl w:val="1"/>
        <w:rPr>
          <w:ins w:id="250" w:author="Brian Locke" w:date="2026-01-29T16:47:00Z" w16du:dateUtc="2026-01-29T23:47:00Z"/>
          <w:color w:val="000000"/>
        </w:rPr>
      </w:pPr>
      <w:r>
        <w:rPr>
          <w:color w:val="000000"/>
        </w:rPr>
        <w:t>The me</w:t>
      </w:r>
      <w:ins w:id="251" w:author="Brian Locke" w:date="2026-01-29T16:56:00Z" w16du:dateUtc="2026-01-29T23:56:00Z">
        <w:r w:rsidR="005E5224">
          <w:rPr>
            <w:color w:val="000000"/>
          </w:rPr>
          <w:t>di</w:t>
        </w:r>
      </w:ins>
      <w:r>
        <w:rPr>
          <w:color w:val="000000"/>
        </w:rPr>
        <w:t>an age was about 65 years</w:t>
      </w:r>
      <w:ins w:id="252" w:author="Brian Locke" w:date="2026-01-29T16:56:00Z" w16du:dateUtc="2026-01-29T23:56:00Z">
        <w:r w:rsidR="005E5224">
          <w:rPr>
            <w:color w:val="000000"/>
          </w:rPr>
          <w:t xml:space="preserve"> [IQR ] and</w:t>
        </w:r>
      </w:ins>
      <w:del w:id="253" w:author="Brian Locke" w:date="2026-01-29T16:56:00Z" w16du:dateUtc="2026-01-29T23:56:00Z">
        <w:r w:rsidDel="005E5224">
          <w:rPr>
            <w:color w:val="000000"/>
          </w:rPr>
          <w:delText>, with</w:delText>
        </w:r>
      </w:del>
      <w:r>
        <w:rPr>
          <w:color w:val="000000"/>
        </w:rPr>
        <w:t xml:space="preserve"> 52.9 % </w:t>
      </w:r>
      <w:ins w:id="254" w:author="Brian Locke" w:date="2026-01-29T16:56:00Z" w16du:dateUtc="2026-01-29T23:56:00Z">
        <w:r w:rsidR="005E5224">
          <w:rPr>
            <w:color w:val="000000"/>
          </w:rPr>
          <w:t>were</w:t>
        </w:r>
      </w:ins>
      <w:del w:id="255" w:author="Brian Locke" w:date="2026-01-29T16:56:00Z" w16du:dateUtc="2026-01-29T23:56:00Z">
        <w:r w:rsidDel="005E5224">
          <w:rPr>
            <w:color w:val="000000"/>
          </w:rPr>
          <w:delText>being</w:delText>
        </w:r>
      </w:del>
      <w:r>
        <w:rPr>
          <w:color w:val="000000"/>
        </w:rPr>
        <w:t xml:space="preserve"> males. </w:t>
      </w:r>
      <w:r w:rsidR="00D35A48" w:rsidRPr="00D35A48">
        <w:rPr>
          <w:color w:val="000000"/>
        </w:rPr>
        <w:t xml:space="preserve">The cohort was predominantly White (63.3%), with substantial representation of Black or African American patients (16.2%). Race or ethnicity was unknown or not reported in 16.7% of encounters. </w:t>
      </w:r>
      <w:r w:rsidR="006E1BE4">
        <w:rPr>
          <w:color w:val="000000"/>
        </w:rPr>
        <w:t xml:space="preserve">[Table 1] </w:t>
      </w:r>
      <w:ins w:id="256" w:author="Brian Locke" w:date="2026-01-29T17:01:00Z" w16du:dateUtc="2026-01-30T00:01:00Z">
        <w:r w:rsidR="001F0B5E">
          <w:rPr>
            <w:color w:val="000000"/>
          </w:rPr>
          <w:t>*** comorbidities</w:t>
        </w:r>
      </w:ins>
      <w:ins w:id="257" w:author="Brian Locke" w:date="2026-01-29T17:02:00Z" w16du:dateUtc="2026-01-30T00:02:00Z">
        <w:r w:rsidR="001F0B5E">
          <w:rPr>
            <w:color w:val="000000"/>
          </w:rPr>
          <w:t>,</w:t>
        </w:r>
      </w:ins>
      <w:ins w:id="258" w:author="Brian Locke" w:date="2026-01-29T17:03:00Z" w16du:dateUtc="2026-01-30T00:03:00Z">
        <w:r w:rsidR="001F0B5E">
          <w:rPr>
            <w:color w:val="000000"/>
          </w:rPr>
          <w:t xml:space="preserve"> ***range of vitals,</w:t>
        </w:r>
      </w:ins>
      <w:ins w:id="259" w:author="Brian Locke" w:date="2026-01-29T17:02:00Z" w16du:dateUtc="2026-01-30T00:02:00Z">
        <w:r w:rsidR="001F0B5E">
          <w:rPr>
            <w:color w:val="000000"/>
          </w:rPr>
          <w:t xml:space="preserve"> ***percentage compensated, *** percentage who went </w:t>
        </w:r>
        <w:commentRangeStart w:id="260"/>
        <w:r w:rsidR="001F0B5E">
          <w:rPr>
            <w:color w:val="000000"/>
          </w:rPr>
          <w:t>to ICU</w:t>
        </w:r>
      </w:ins>
      <w:ins w:id="261" w:author="Brian Locke" w:date="2026-01-29T17:08:00Z" w16du:dateUtc="2026-01-30T00:08:00Z">
        <w:r w:rsidR="001F0B5E">
          <w:rPr>
            <w:color w:val="000000"/>
          </w:rPr>
          <w:t>, ventilation assistance, mortality, etc. (in this case, they are descriptors of the population)</w:t>
        </w:r>
      </w:ins>
      <w:ins w:id="262" w:author="Brian Locke" w:date="2026-01-29T17:02:00Z" w16du:dateUtc="2026-01-30T00:02:00Z">
        <w:r w:rsidR="001F0B5E">
          <w:rPr>
            <w:color w:val="000000"/>
          </w:rPr>
          <w:t xml:space="preserve">, </w:t>
        </w:r>
      </w:ins>
      <w:ins w:id="263" w:author="Brian Locke" w:date="2026-01-29T17:03:00Z" w16du:dateUtc="2026-01-30T00:03:00Z">
        <w:r w:rsidR="001F0B5E">
          <w:rPr>
            <w:color w:val="000000"/>
          </w:rPr>
          <w:t>***</w:t>
        </w:r>
      </w:ins>
      <w:commentRangeEnd w:id="260"/>
      <w:ins w:id="264" w:author="Brian Locke" w:date="2026-01-29T17:22:00Z" w16du:dateUtc="2026-01-30T00:22:00Z">
        <w:r w:rsidR="009203A3">
          <w:rPr>
            <w:rStyle w:val="CommentReference"/>
          </w:rPr>
          <w:commentReference w:id="260"/>
        </w:r>
      </w:ins>
    </w:p>
    <w:p w14:paraId="53065A12" w14:textId="41F5DED0" w:rsidR="006F638E" w:rsidDel="005E5224" w:rsidRDefault="006E1BE4" w:rsidP="00264408">
      <w:pPr>
        <w:pStyle w:val="p1"/>
        <w:rPr>
          <w:del w:id="265" w:author="Brian Locke" w:date="2026-01-29T16:56:00Z" w16du:dateUtc="2026-01-29T23:56:00Z"/>
          <w:moveFrom w:id="266" w:author="Brian Locke" w:date="2026-01-29T16:47:00Z" w16du:dateUtc="2026-01-29T23:47:00Z"/>
          <w:color w:val="000000"/>
        </w:rPr>
      </w:pPr>
      <w:moveFromRangeStart w:id="267" w:author="Brian Locke" w:date="2026-01-29T16:47:00Z" w:name="move220597644"/>
      <w:moveFrom w:id="268" w:author="Brian Locke" w:date="2026-01-29T16:47:00Z" w16du:dateUtc="2026-01-29T23:47:00Z">
        <w:del w:id="269" w:author="Brian Locke" w:date="2026-01-29T16:56:00Z" w16du:dateUtc="2026-01-29T23:56:00Z">
          <w:r w:rsidDel="005E5224">
            <w:rPr>
              <w:color w:val="000000"/>
            </w:rPr>
            <w:delText xml:space="preserve">The most common chief complaints prior to classification were </w:delText>
          </w:r>
          <w:r w:rsidRPr="006E1BE4" w:rsidDel="005E5224">
            <w:rPr>
              <w:color w:val="000000"/>
            </w:rPr>
            <w:delText>dyspnea</w:delText>
          </w:r>
          <w:r w:rsidDel="005E5224">
            <w:rPr>
              <w:color w:val="000000"/>
            </w:rPr>
            <w:delText xml:space="preserve">, </w:delText>
          </w:r>
          <w:r w:rsidRPr="006E1BE4" w:rsidDel="005E5224">
            <w:rPr>
              <w:color w:val="000000"/>
            </w:rPr>
            <w:delText>alter mental status</w:delText>
          </w:r>
          <w:r w:rsidDel="005E5224">
            <w:rPr>
              <w:color w:val="000000"/>
            </w:rPr>
            <w:delText xml:space="preserve">, </w:delText>
          </w:r>
          <w:r w:rsidRPr="006E1BE4" w:rsidDel="005E5224">
            <w:rPr>
              <w:color w:val="000000"/>
            </w:rPr>
            <w:delText>abdominal pain</w:delText>
          </w:r>
          <w:r w:rsidDel="005E5224">
            <w:rPr>
              <w:color w:val="000000"/>
            </w:rPr>
            <w:delText xml:space="preserve">, and </w:delText>
          </w:r>
          <w:r w:rsidRPr="006E1BE4" w:rsidDel="005E5224">
            <w:rPr>
              <w:color w:val="000000"/>
            </w:rPr>
            <w:delText>chest pain</w:delText>
          </w:r>
          <w:r w:rsidDel="005E5224">
            <w:rPr>
              <w:color w:val="000000"/>
            </w:rPr>
            <w:delText xml:space="preserve"> in descending order. After NLP classification, the most common classified categories were</w:delText>
          </w:r>
          <w:r w:rsidRPr="006E1BE4" w:rsidDel="005E5224">
            <w:rPr>
              <w:color w:val="000000"/>
            </w:rPr>
            <w:delText xml:space="preserve"> Respiratory</w:delText>
          </w:r>
          <w:r w:rsidDel="005E5224">
            <w:rPr>
              <w:color w:val="000000"/>
            </w:rPr>
            <w:delText xml:space="preserve"> (</w:delText>
          </w:r>
          <w:r w:rsidRPr="006E1BE4" w:rsidDel="005E5224">
            <w:rPr>
              <w:color w:val="000000"/>
            </w:rPr>
            <w:delText>21.8</w:delText>
          </w:r>
          <w:r w:rsidDel="005E5224">
            <w:rPr>
              <w:color w:val="000000"/>
            </w:rPr>
            <w:delText xml:space="preserve"> %), </w:delText>
          </w:r>
          <w:r w:rsidRPr="006E1BE4" w:rsidDel="005E5224">
            <w:rPr>
              <w:color w:val="000000"/>
            </w:rPr>
            <w:delText>Nervous</w:delText>
          </w:r>
          <w:r w:rsidDel="005E5224">
            <w:rPr>
              <w:color w:val="000000"/>
            </w:rPr>
            <w:delText xml:space="preserve"> (</w:delText>
          </w:r>
          <w:r w:rsidRPr="006E1BE4" w:rsidDel="005E5224">
            <w:rPr>
              <w:color w:val="000000"/>
            </w:rPr>
            <w:delText>13.8</w:delText>
          </w:r>
          <w:r w:rsidDel="005E5224">
            <w:rPr>
              <w:color w:val="000000"/>
            </w:rPr>
            <w:delText xml:space="preserve"> %), </w:delText>
          </w:r>
          <w:r w:rsidRPr="006E1BE4" w:rsidDel="005E5224">
            <w:rPr>
              <w:color w:val="000000"/>
            </w:rPr>
            <w:delText>Digestive</w:delText>
          </w:r>
          <w:r w:rsidDel="005E5224">
            <w:rPr>
              <w:color w:val="000000"/>
            </w:rPr>
            <w:delText xml:space="preserve"> (</w:delText>
          </w:r>
          <w:r w:rsidRPr="006E1BE4" w:rsidDel="005E5224">
            <w:rPr>
              <w:color w:val="000000"/>
            </w:rPr>
            <w:delText>12.4</w:delText>
          </w:r>
          <w:r w:rsidDel="005E5224">
            <w:rPr>
              <w:color w:val="000000"/>
            </w:rPr>
            <w:delText xml:space="preserve"> %), </w:delText>
          </w:r>
          <w:r w:rsidRPr="006E1BE4" w:rsidDel="005E5224">
            <w:rPr>
              <w:color w:val="000000"/>
            </w:rPr>
            <w:delText>Injuries &amp; adverse effects</w:delText>
          </w:r>
          <w:r w:rsidDel="005E5224">
            <w:rPr>
              <w:color w:val="000000"/>
            </w:rPr>
            <w:delText xml:space="preserve"> (</w:delText>
          </w:r>
          <w:r w:rsidRPr="006E1BE4" w:rsidDel="005E5224">
            <w:rPr>
              <w:color w:val="000000"/>
            </w:rPr>
            <w:delText>12.2</w:delText>
          </w:r>
          <w:r w:rsidDel="005E5224">
            <w:rPr>
              <w:color w:val="000000"/>
            </w:rPr>
            <w:delText xml:space="preserve"> %), and </w:delText>
          </w:r>
          <w:r w:rsidRPr="006E1BE4" w:rsidDel="005E5224">
            <w:rPr>
              <w:color w:val="000000"/>
            </w:rPr>
            <w:delText>Circulatory</w:delText>
          </w:r>
          <w:r w:rsidDel="005E5224">
            <w:rPr>
              <w:color w:val="000000"/>
            </w:rPr>
            <w:delText xml:space="preserve"> (</w:delText>
          </w:r>
          <w:r w:rsidRPr="006E1BE4" w:rsidDel="005E5224">
            <w:rPr>
              <w:color w:val="000000"/>
            </w:rPr>
            <w:delText>9.9</w:delText>
          </w:r>
          <w:r w:rsidDel="005E5224">
            <w:rPr>
              <w:color w:val="000000"/>
            </w:rPr>
            <w:delText xml:space="preserve"> %). [Table 2] </w:delText>
          </w:r>
        </w:del>
      </w:moveFrom>
    </w:p>
    <w:moveFromRangeEnd w:id="267"/>
    <w:p w14:paraId="0E96A6BC" w14:textId="5B6359AB" w:rsidR="00264408" w:rsidRDefault="00FA43E0" w:rsidP="00264408">
      <w:pPr>
        <w:pStyle w:val="p1"/>
        <w:rPr>
          <w:ins w:id="270" w:author="Brian Locke" w:date="2026-01-29T16:46:00Z" w16du:dateUtc="2026-01-29T23:46:00Z"/>
        </w:rPr>
      </w:pPr>
      <w:del w:id="271" w:author="Brian Locke" w:date="2026-01-29T16:46:00Z" w16du:dateUtc="2026-01-29T23:46:00Z">
        <w:r w:rsidRPr="00FA43E0" w:rsidDel="00264408">
          <w:rPr>
            <w:color w:val="000000"/>
          </w:rPr>
          <w:delText>To assess face validity, we performed clinician adjudication in a randomly selected subset of 160 encounters. Automated classification showed moderate agreement with clinician review (mean F1 score 0.67; Cohen’s κ 0.50), with exact agreement in 54% of encounters and partial agreement in 21%. These results reflect agreement in symptom classification rather than diagnostic accuracy.</w:delText>
        </w:r>
      </w:del>
      <w:ins w:id="272" w:author="Brian Locke" w:date="2026-01-29T16:46:00Z" w16du:dateUtc="2026-01-29T23:46:00Z">
        <w:r w:rsidR="00264408">
          <w:t xml:space="preserve">In the annotated reference sample (n = 160), agreement between NLP-derived classifications and clinician reviewers was moderate, with a mean set-level F1 score of 0.67 and a macro-averaged Cohen’s κ of 0.50. Exact agreement, defined as complete concordance of assigned NHAMCS categories, occurred in 54% of encounters, while partial agreement, defined as overlap in at least one category, occurred in an additional 21%. </w:t>
        </w:r>
        <w:commentRangeStart w:id="273"/>
        <w:r w:rsidR="00264408">
          <w:t>Reviewer-versus-reviewer agreement was of similar magnitude, indicating that observed disagreement reflected intrinsic ambiguity in short chief-complaint text rather than model-specific error.</w:t>
        </w:r>
      </w:ins>
      <w:commentRangeEnd w:id="273"/>
      <w:ins w:id="274" w:author="Brian Locke" w:date="2026-01-29T17:04:00Z" w16du:dateUtc="2026-01-30T00:04:00Z">
        <w:r w:rsidR="001F0B5E">
          <w:rPr>
            <w:rStyle w:val="CommentReference"/>
          </w:rPr>
          <w:commentReference w:id="273"/>
        </w:r>
      </w:ins>
    </w:p>
    <w:p w14:paraId="5E602AB4" w14:textId="77777777" w:rsidR="00264408" w:rsidRDefault="00264408" w:rsidP="00264408">
      <w:pPr>
        <w:spacing w:before="100" w:beforeAutospacing="1" w:after="100" w:afterAutospacing="1"/>
        <w:outlineLvl w:val="1"/>
        <w:rPr>
          <w:ins w:id="275" w:author="Brian Locke" w:date="2026-01-29T17:04:00Z" w16du:dateUtc="2026-01-30T00:04:00Z"/>
          <w:color w:val="000000"/>
        </w:rPr>
      </w:pPr>
      <w:moveToRangeStart w:id="276" w:author="Brian Locke" w:date="2026-01-29T16:47:00Z" w:name="move220597644"/>
      <w:moveTo w:id="277" w:author="Brian Locke" w:date="2026-01-29T16:47:00Z" w16du:dateUtc="2026-01-29T23:47:00Z">
        <w:r>
          <w:rPr>
            <w:color w:val="000000"/>
          </w:rPr>
          <w:t xml:space="preserve">The most common chief complaints prior to classification were </w:t>
        </w:r>
        <w:r w:rsidRPr="006E1BE4">
          <w:rPr>
            <w:color w:val="000000"/>
          </w:rPr>
          <w:t>dyspnea</w:t>
        </w:r>
        <w:r>
          <w:rPr>
            <w:color w:val="000000"/>
          </w:rPr>
          <w:t xml:space="preserve">, </w:t>
        </w:r>
        <w:r w:rsidRPr="006E1BE4">
          <w:rPr>
            <w:color w:val="000000"/>
          </w:rPr>
          <w:t>alter mental status</w:t>
        </w:r>
        <w:r>
          <w:rPr>
            <w:color w:val="000000"/>
          </w:rPr>
          <w:t xml:space="preserve">, </w:t>
        </w:r>
        <w:r w:rsidRPr="006E1BE4">
          <w:rPr>
            <w:color w:val="000000"/>
          </w:rPr>
          <w:t>abdominal pain</w:t>
        </w:r>
        <w:r>
          <w:rPr>
            <w:color w:val="000000"/>
          </w:rPr>
          <w:t xml:space="preserve">, and </w:t>
        </w:r>
        <w:r w:rsidRPr="006E1BE4">
          <w:rPr>
            <w:color w:val="000000"/>
          </w:rPr>
          <w:t>chest pain</w:t>
        </w:r>
        <w:r>
          <w:rPr>
            <w:color w:val="000000"/>
          </w:rPr>
          <w:t xml:space="preserve"> in descending order. After NLP classification, the most common classified categories were</w:t>
        </w:r>
        <w:r w:rsidRPr="006E1BE4">
          <w:rPr>
            <w:color w:val="000000"/>
          </w:rPr>
          <w:t xml:space="preserve"> Respiratory</w:t>
        </w:r>
        <w:r>
          <w:rPr>
            <w:color w:val="000000"/>
          </w:rPr>
          <w:t xml:space="preserve"> (</w:t>
        </w:r>
        <w:r w:rsidRPr="006E1BE4">
          <w:rPr>
            <w:color w:val="000000"/>
          </w:rPr>
          <w:t>21.8</w:t>
        </w:r>
        <w:r>
          <w:rPr>
            <w:color w:val="000000"/>
          </w:rPr>
          <w:t xml:space="preserve"> %), </w:t>
        </w:r>
        <w:r w:rsidRPr="006E1BE4">
          <w:rPr>
            <w:color w:val="000000"/>
          </w:rPr>
          <w:t>Nervous</w:t>
        </w:r>
        <w:r>
          <w:rPr>
            <w:color w:val="000000"/>
          </w:rPr>
          <w:t xml:space="preserve"> (</w:t>
        </w:r>
        <w:r w:rsidRPr="006E1BE4">
          <w:rPr>
            <w:color w:val="000000"/>
          </w:rPr>
          <w:t>13.8</w:t>
        </w:r>
        <w:r>
          <w:rPr>
            <w:color w:val="000000"/>
          </w:rPr>
          <w:t xml:space="preserve"> %), </w:t>
        </w:r>
        <w:r w:rsidRPr="006E1BE4">
          <w:rPr>
            <w:color w:val="000000"/>
          </w:rPr>
          <w:t>Digestive</w:t>
        </w:r>
        <w:r>
          <w:rPr>
            <w:color w:val="000000"/>
          </w:rPr>
          <w:t xml:space="preserve"> (</w:t>
        </w:r>
        <w:r w:rsidRPr="006E1BE4">
          <w:rPr>
            <w:color w:val="000000"/>
          </w:rPr>
          <w:t>12.4</w:t>
        </w:r>
        <w:r>
          <w:rPr>
            <w:color w:val="000000"/>
          </w:rPr>
          <w:t xml:space="preserve"> %), </w:t>
        </w:r>
        <w:r w:rsidRPr="006E1BE4">
          <w:rPr>
            <w:color w:val="000000"/>
          </w:rPr>
          <w:t>Injuries &amp; adverse effects</w:t>
        </w:r>
        <w:r>
          <w:rPr>
            <w:color w:val="000000"/>
          </w:rPr>
          <w:t xml:space="preserve"> (</w:t>
        </w:r>
        <w:r w:rsidRPr="006E1BE4">
          <w:rPr>
            <w:color w:val="000000"/>
          </w:rPr>
          <w:t>12.2</w:t>
        </w:r>
        <w:r>
          <w:rPr>
            <w:color w:val="000000"/>
          </w:rPr>
          <w:t xml:space="preserve"> %), and </w:t>
        </w:r>
        <w:r w:rsidRPr="006E1BE4">
          <w:rPr>
            <w:color w:val="000000"/>
          </w:rPr>
          <w:t>Circulatory</w:t>
        </w:r>
        <w:r>
          <w:rPr>
            <w:color w:val="000000"/>
          </w:rPr>
          <w:t xml:space="preserve"> (</w:t>
        </w:r>
        <w:r w:rsidRPr="006E1BE4">
          <w:rPr>
            <w:color w:val="000000"/>
          </w:rPr>
          <w:t>9.9</w:t>
        </w:r>
        <w:r>
          <w:rPr>
            <w:color w:val="000000"/>
          </w:rPr>
          <w:t xml:space="preserve"> %). [Table 2] </w:t>
        </w:r>
      </w:moveTo>
    </w:p>
    <w:p w14:paraId="10AD326B" w14:textId="44D760D4" w:rsidR="001F0B5E" w:rsidRPr="00FA43E0" w:rsidDel="001F0B5E" w:rsidRDefault="001F0B5E" w:rsidP="00264408">
      <w:pPr>
        <w:spacing w:before="100" w:beforeAutospacing="1" w:after="100" w:afterAutospacing="1"/>
        <w:outlineLvl w:val="1"/>
        <w:rPr>
          <w:del w:id="278" w:author="Brian Locke" w:date="2026-01-29T17:06:00Z" w16du:dateUtc="2026-01-30T00:06:00Z"/>
          <w:moveTo w:id="279" w:author="Brian Locke" w:date="2026-01-29T16:47:00Z" w16du:dateUtc="2026-01-29T23:47:00Z"/>
          <w:b/>
          <w:bCs/>
          <w:color w:val="000000"/>
          <w:sz w:val="36"/>
          <w:szCs w:val="36"/>
        </w:rPr>
      </w:pPr>
    </w:p>
    <w:moveToRangeEnd w:id="276"/>
    <w:p w14:paraId="7F2163D8" w14:textId="39A3BE61" w:rsidR="00264408" w:rsidDel="001F0B5E" w:rsidRDefault="00264408" w:rsidP="006E1BE4">
      <w:pPr>
        <w:spacing w:before="100" w:beforeAutospacing="1" w:after="100" w:afterAutospacing="1"/>
        <w:rPr>
          <w:del w:id="280" w:author="Brian Locke" w:date="2026-01-29T17:04:00Z" w16du:dateUtc="2026-01-30T00:04:00Z"/>
          <w:color w:val="000000"/>
        </w:rPr>
      </w:pPr>
    </w:p>
    <w:p w14:paraId="2603598B" w14:textId="41DD2493" w:rsidR="006E1BE4" w:rsidRDefault="006E1BE4" w:rsidP="006E1BE4">
      <w:pPr>
        <w:spacing w:before="100" w:beforeAutospacing="1" w:after="100" w:afterAutospacing="1"/>
        <w:rPr>
          <w:color w:val="000000"/>
        </w:rPr>
      </w:pPr>
      <w:r w:rsidRPr="006E1BE4">
        <w:rPr>
          <w:color w:val="000000"/>
        </w:rPr>
        <w:t xml:space="preserve">The distribution of presenting chief complaint categories varied by method of </w:t>
      </w:r>
      <w:r>
        <w:rPr>
          <w:color w:val="000000"/>
        </w:rPr>
        <w:t>HRF</w:t>
      </w:r>
      <w:r w:rsidRPr="006E1BE4">
        <w:rPr>
          <w:color w:val="000000"/>
        </w:rPr>
        <w:t xml:space="preserve"> ascertainment</w:t>
      </w:r>
      <w:r>
        <w:rPr>
          <w:color w:val="000000"/>
        </w:rPr>
        <w:t>.</w:t>
      </w:r>
      <w:r w:rsidRPr="006E1BE4">
        <w:rPr>
          <w:color w:val="000000"/>
        </w:rPr>
        <w:t xml:space="preserve"> Among encounters identified by ICD codes, respiratory complaints predominated, accounting for 51.0% of presentations, whereas non-respiratory categories collectively comprised nearly half of encounters. In contrast, encounters identified by blood gas criteria </w:t>
      </w:r>
      <w:r w:rsidRPr="006E1BE4">
        <w:rPr>
          <w:color w:val="000000"/>
        </w:rPr>
        <w:lastRenderedPageBreak/>
        <w:t xml:space="preserve">demonstrated a </w:t>
      </w:r>
      <w:r>
        <w:rPr>
          <w:color w:val="000000"/>
        </w:rPr>
        <w:t>different distribution</w:t>
      </w:r>
      <w:r w:rsidRPr="006E1BE4">
        <w:rPr>
          <w:color w:val="000000"/>
        </w:rPr>
        <w:t xml:space="preserve">. In the venous blood gas–defined cohort, respiratory complaints accounted for 26.5% of presentations, with substantial representation of digestive (14.4%), nervous system (14.4%), circulatory (10.5%), and injury-related complaints (11.4%). A similar pattern was observed in the arterial blood gas–defined </w:t>
      </w:r>
      <w:r w:rsidR="00421395">
        <w:rPr>
          <w:color w:val="000000"/>
        </w:rPr>
        <w:t>encounters</w:t>
      </w:r>
      <w:r w:rsidRPr="006E1BE4">
        <w:rPr>
          <w:color w:val="000000"/>
        </w:rPr>
        <w:t xml:space="preserve">, in which respiratory complaints comprised 22.7% of presentations, while nervous system (15.6%), digestive (12.0%), circulatory (11.4%), and injury-related categories (16.2%) were common. </w:t>
      </w:r>
      <w:r w:rsidR="00421395">
        <w:rPr>
          <w:color w:val="000000"/>
        </w:rPr>
        <w:t>The category classified as</w:t>
      </w:r>
      <w:r w:rsidRPr="006E1BE4">
        <w:rPr>
          <w:color w:val="000000"/>
        </w:rPr>
        <w:t xml:space="preserve"> “other”</w:t>
      </w:r>
      <w:r w:rsidR="00421395">
        <w:rPr>
          <w:color w:val="000000"/>
        </w:rPr>
        <w:t>, which included abnormal test results, patient-stated diseases, general-symptoms, musculoskeletal, and s</w:t>
      </w:r>
      <w:r w:rsidR="00421395" w:rsidRPr="00421395">
        <w:rPr>
          <w:color w:val="000000"/>
        </w:rPr>
        <w:t>kin/</w:t>
      </w:r>
      <w:r w:rsidR="00421395">
        <w:rPr>
          <w:color w:val="000000"/>
        </w:rPr>
        <w:t>h</w:t>
      </w:r>
      <w:r w:rsidR="00421395" w:rsidRPr="00421395">
        <w:rPr>
          <w:color w:val="000000"/>
        </w:rPr>
        <w:t>air/</w:t>
      </w:r>
      <w:r w:rsidR="00421395">
        <w:rPr>
          <w:color w:val="000000"/>
        </w:rPr>
        <w:t>n</w:t>
      </w:r>
      <w:r w:rsidR="00421395" w:rsidRPr="00421395">
        <w:rPr>
          <w:color w:val="000000"/>
        </w:rPr>
        <w:t>ails</w:t>
      </w:r>
      <w:r w:rsidRPr="006E1BE4">
        <w:rPr>
          <w:color w:val="000000"/>
        </w:rPr>
        <w:t xml:space="preserve"> was higher in blood gas–defined </w:t>
      </w:r>
      <w:r w:rsidR="00421395">
        <w:rPr>
          <w:color w:val="000000"/>
        </w:rPr>
        <w:t>encounters</w:t>
      </w:r>
      <w:r w:rsidRPr="006E1BE4">
        <w:rPr>
          <w:color w:val="000000"/>
        </w:rPr>
        <w:t xml:space="preserve"> compared with ICD-defined </w:t>
      </w:r>
      <w:r w:rsidR="00421395">
        <w:rPr>
          <w:color w:val="000000"/>
        </w:rPr>
        <w:t>encounters. [</w:t>
      </w:r>
      <w:r w:rsidR="00421395" w:rsidRPr="006E1BE4">
        <w:rPr>
          <w:color w:val="000000"/>
        </w:rPr>
        <w:t xml:space="preserve">Figure </w:t>
      </w:r>
      <w:del w:id="281" w:author="Brian Locke" w:date="2026-01-29T17:04:00Z" w16du:dateUtc="2026-01-30T00:04:00Z">
        <w:r w:rsidR="00421395" w:rsidDel="001F0B5E">
          <w:rPr>
            <w:color w:val="000000"/>
          </w:rPr>
          <w:delText>1</w:delText>
        </w:r>
      </w:del>
      <w:ins w:id="282" w:author="Brian Locke" w:date="2026-01-29T17:04:00Z" w16du:dateUtc="2026-01-30T00:04:00Z">
        <w:r w:rsidR="001F0B5E">
          <w:rPr>
            <w:color w:val="000000"/>
          </w:rPr>
          <w:t>2</w:t>
        </w:r>
      </w:ins>
      <w:r w:rsidR="00421395">
        <w:rPr>
          <w:color w:val="000000"/>
        </w:rPr>
        <w:t>]</w:t>
      </w:r>
    </w:p>
    <w:p w14:paraId="57945808" w14:textId="77777777" w:rsidR="00E43A96" w:rsidRPr="00E43A96" w:rsidRDefault="009A67BB" w:rsidP="00E43A96">
      <w:pPr>
        <w:rPr>
          <w:ins w:id="283" w:author="Brian Locke" w:date="2026-01-29T18:11:00Z" w16du:dateUtc="2026-01-30T01:11:00Z"/>
        </w:rPr>
      </w:pPr>
      <w:r w:rsidRPr="009A67BB">
        <w:rPr>
          <w:color w:val="000000"/>
        </w:rPr>
        <w:t>Chief complaint composition differed by age group. Injury-related presentations were most common among younger patients, whereas respiratory complaints increased progressively with age and predominated among patients aged 65 years and older. Nervous system, circulatory, and digestive complaints were common across all age groups.</w:t>
      </w:r>
      <w:r>
        <w:rPr>
          <w:color w:val="000000"/>
        </w:rPr>
        <w:t xml:space="preserve"> [</w:t>
      </w:r>
      <w:r w:rsidRPr="009A67BB">
        <w:rPr>
          <w:color w:val="000000"/>
        </w:rPr>
        <w:t xml:space="preserve">Figure </w:t>
      </w:r>
      <w:r>
        <w:rPr>
          <w:color w:val="000000"/>
        </w:rPr>
        <w:t>2]</w:t>
      </w:r>
      <w:ins w:id="284" w:author="Brian Locke" w:date="2026-01-29T18:11:00Z" w16du:dateUtc="2026-01-30T01:11:00Z">
        <w:r w:rsidR="00E43A96">
          <w:rPr>
            <w:color w:val="000000"/>
          </w:rPr>
          <w:t xml:space="preserve"> </w:t>
        </w:r>
        <w:r w:rsidR="00E43A96" w:rsidRPr="00B1635C">
          <w:rPr>
            <w:rFonts w:eastAsiaTheme="majorEastAsia"/>
          </w:rPr>
          <w:t>Acidemia severity strata</w:t>
        </w:r>
        <w:r w:rsidR="00E43A96" w:rsidRPr="00E5629C">
          <w:t xml:space="preserve"> </w:t>
        </w:r>
        <w:r w:rsidR="00E43A96" w:rsidRPr="00E43A96">
          <w:t>(pH bands): do complaint patterns shift with severity?</w:t>
        </w:r>
      </w:ins>
    </w:p>
    <w:p w14:paraId="71020F9B" w14:textId="77777777" w:rsidR="00E43A96" w:rsidRPr="00E43A96" w:rsidRDefault="00E43A96" w:rsidP="00E43A96">
      <w:pPr>
        <w:rPr>
          <w:ins w:id="285" w:author="Brian Locke" w:date="2026-01-29T18:11:00Z" w16du:dateUtc="2026-01-30T01:11:00Z"/>
        </w:rPr>
      </w:pPr>
      <w:ins w:id="286" w:author="Brian Locke" w:date="2026-01-29T18:11:00Z" w16du:dateUtc="2026-01-30T01:11:00Z">
        <w:r w:rsidRPr="00E43A96">
          <w:rPr>
            <w:rFonts w:eastAsiaTheme="majorEastAsia"/>
          </w:rPr>
          <w:t>Etiology proxy strata</w:t>
        </w:r>
        <w:r w:rsidRPr="00E43A96">
          <w:t xml:space="preserve"> (COPD/OHS/neuromuscular/opioid/CHF/infection): do complaint patterns look as expected?</w:t>
        </w:r>
      </w:ins>
    </w:p>
    <w:p w14:paraId="771DB24E" w14:textId="77777777" w:rsidR="00E43A96" w:rsidRPr="00E43A96" w:rsidRDefault="00E43A96" w:rsidP="00E43A96">
      <w:pPr>
        <w:rPr>
          <w:ins w:id="287" w:author="Brian Locke" w:date="2026-01-29T18:11:00Z" w16du:dateUtc="2026-01-30T01:11:00Z"/>
        </w:rPr>
      </w:pPr>
      <w:ins w:id="288" w:author="Brian Locke" w:date="2026-01-29T18:11:00Z" w16du:dateUtc="2026-01-30T01:11:00Z">
        <w:r w:rsidRPr="00E43A96">
          <w:rPr>
            <w:rFonts w:eastAsiaTheme="majorEastAsia"/>
          </w:rPr>
          <w:t>Timing strata</w:t>
        </w:r>
        <w:r w:rsidRPr="00E43A96">
          <w:t xml:space="preserve"> (presenting vs later hypercapnia): are non-respiratory complaints concentrated in “late hypercapnia”?</w:t>
        </w:r>
      </w:ins>
    </w:p>
    <w:p w14:paraId="3A868F7A" w14:textId="3794E586" w:rsidR="009A67BB" w:rsidRPr="00E43A96" w:rsidDel="00E43A96" w:rsidRDefault="00E43A96" w:rsidP="00E43A96">
      <w:pPr>
        <w:rPr>
          <w:del w:id="289" w:author="Brian Locke" w:date="2026-01-29T18:11:00Z" w16du:dateUtc="2026-01-30T01:11:00Z"/>
        </w:rPr>
        <w:pPrChange w:id="290" w:author="Brian Locke" w:date="2026-01-29T18:11:00Z" w16du:dateUtc="2026-01-30T01:11:00Z">
          <w:pPr>
            <w:spacing w:before="100" w:beforeAutospacing="1" w:after="100" w:afterAutospacing="1"/>
          </w:pPr>
        </w:pPrChange>
      </w:pPr>
      <w:ins w:id="291" w:author="Brian Locke" w:date="2026-01-29T18:11:00Z" w16du:dateUtc="2026-01-30T01:11:00Z">
        <w:r w:rsidRPr="00E43A96">
          <w:rPr>
            <w:rFonts w:eastAsiaTheme="majorEastAsia"/>
          </w:rPr>
          <w:t>Expected interpretation to support (if it emerges):</w:t>
        </w:r>
        <w:r w:rsidRPr="00E43A96">
          <w:t xml:space="preserve"> non-respiratory presenting complaints concentrate in gas-defined groups and/or in later hypercapnia phenotypes, supporting “hypercapnia as a severity correlate” in a subset.</w:t>
        </w:r>
      </w:ins>
    </w:p>
    <w:p w14:paraId="5FCC70C9" w14:textId="77777777" w:rsidR="00E43A96" w:rsidRPr="00E43A96" w:rsidRDefault="00E43A96" w:rsidP="00E43A96">
      <w:pPr>
        <w:rPr>
          <w:ins w:id="292" w:author="Brian Locke" w:date="2026-01-29T18:11:00Z" w16du:dateUtc="2026-01-30T01:11:00Z"/>
          <w:rPrChange w:id="293" w:author="Brian Locke" w:date="2026-01-29T18:11:00Z" w16du:dateUtc="2026-01-30T01:11:00Z">
            <w:rPr>
              <w:ins w:id="294" w:author="Brian Locke" w:date="2026-01-29T18:11:00Z" w16du:dateUtc="2026-01-30T01:11:00Z"/>
              <w:color w:val="000000"/>
            </w:rPr>
          </w:rPrChange>
        </w:rPr>
        <w:pPrChange w:id="295" w:author="Brian Locke" w:date="2026-01-29T18:11:00Z" w16du:dateUtc="2026-01-30T01:11:00Z">
          <w:pPr>
            <w:spacing w:before="100" w:beforeAutospacing="1" w:after="100" w:afterAutospacing="1"/>
          </w:pPr>
        </w:pPrChange>
      </w:pPr>
    </w:p>
    <w:p w14:paraId="3D993220" w14:textId="658900A7" w:rsidR="00421395" w:rsidRDefault="001F0B5E" w:rsidP="00E43A96">
      <w:pPr>
        <w:rPr>
          <w:ins w:id="296" w:author="Brian Locke" w:date="2026-01-29T18:11:00Z" w16du:dateUtc="2026-01-30T01:11:00Z"/>
        </w:rPr>
      </w:pPr>
      <w:ins w:id="297" w:author="Brian Locke" w:date="2026-01-29T17:04:00Z" w16du:dateUtc="2026-01-30T00:04:00Z">
        <w:r w:rsidRPr="00E43A96">
          <w:rPr>
            <w:rPrChange w:id="298" w:author="Brian Locke" w:date="2026-01-29T18:11:00Z" w16du:dateUtc="2026-01-30T01:11:00Z">
              <w:rPr>
                <w:color w:val="000000"/>
              </w:rPr>
            </w:rPrChange>
          </w:rPr>
          <w:t xml:space="preserve">*** compensation status, acuity/ESI in ED? </w:t>
        </w:r>
      </w:ins>
    </w:p>
    <w:p w14:paraId="40AFC6E7" w14:textId="77777777" w:rsidR="00E43A96" w:rsidRPr="00E43A96" w:rsidRDefault="00E43A96" w:rsidP="00E43A96">
      <w:pPr>
        <w:rPr>
          <w:rPrChange w:id="299" w:author="Brian Locke" w:date="2026-01-29T18:11:00Z" w16du:dateUtc="2026-01-30T01:11:00Z">
            <w:rPr>
              <w:color w:val="000000"/>
            </w:rPr>
          </w:rPrChange>
        </w:rPr>
        <w:pPrChange w:id="300" w:author="Brian Locke" w:date="2026-01-29T18:11:00Z" w16du:dateUtc="2026-01-30T01:11:00Z">
          <w:pPr>
            <w:spacing w:before="100" w:beforeAutospacing="1" w:after="100" w:afterAutospacing="1"/>
          </w:pPr>
        </w:pPrChange>
      </w:pPr>
    </w:p>
    <w:p w14:paraId="62D8304D" w14:textId="38A67632" w:rsidR="00421395" w:rsidRPr="006F638E" w:rsidDel="009203A3" w:rsidRDefault="00421395" w:rsidP="006E1BE4">
      <w:pPr>
        <w:spacing w:before="100" w:beforeAutospacing="1" w:after="100" w:afterAutospacing="1"/>
        <w:rPr>
          <w:del w:id="301" w:author="Brian Locke" w:date="2026-01-29T17:13:00Z" w16du:dateUtc="2026-01-30T00:13:00Z"/>
          <w:color w:val="000000"/>
        </w:rPr>
      </w:pPr>
    </w:p>
    <w:p w14:paraId="379325BB" w14:textId="5501DBE8" w:rsidR="00FA43E0" w:rsidRPr="001F0B5E" w:rsidDel="00E43A96" w:rsidRDefault="00FA43E0" w:rsidP="00D84167">
      <w:pPr>
        <w:spacing w:before="100" w:beforeAutospacing="1" w:after="100" w:afterAutospacing="1"/>
        <w:outlineLvl w:val="1"/>
        <w:rPr>
          <w:del w:id="302" w:author="Brian Locke" w:date="2026-01-29T18:11:00Z" w16du:dateUtc="2026-01-30T01:11:00Z"/>
          <w:color w:val="000000"/>
          <w:sz w:val="27"/>
          <w:szCs w:val="27"/>
          <w:rPrChange w:id="303" w:author="Brian Locke" w:date="2026-01-29T17:08:00Z" w16du:dateUtc="2026-01-30T00:08:00Z">
            <w:rPr>
              <w:del w:id="304" w:author="Brian Locke" w:date="2026-01-29T18:11:00Z" w16du:dateUtc="2026-01-30T01:11:00Z"/>
              <w:b/>
              <w:bCs/>
              <w:color w:val="000000"/>
              <w:sz w:val="27"/>
              <w:szCs w:val="27"/>
            </w:rPr>
          </w:rPrChange>
        </w:rPr>
      </w:pPr>
    </w:p>
    <w:p w14:paraId="7B84B64C" w14:textId="5BA5146E" w:rsidR="009203A3" w:rsidRPr="00E5629C" w:rsidRDefault="00E43A96" w:rsidP="00E43A96">
      <w:pPr>
        <w:rPr>
          <w:ins w:id="305" w:author="Brian Locke" w:date="2026-01-29T17:23:00Z" w16du:dateUtc="2026-01-30T00:23:00Z"/>
        </w:rPr>
        <w:pPrChange w:id="306" w:author="Brian Locke" w:date="2026-01-29T18:09:00Z" w16du:dateUtc="2026-01-30T01:09:00Z">
          <w:pPr>
            <w:spacing w:before="100" w:beforeAutospacing="1" w:after="100" w:afterAutospacing="1"/>
          </w:pPr>
        </w:pPrChange>
      </w:pPr>
      <w:ins w:id="307" w:author="Brian Locke" w:date="2026-01-29T18:09:00Z" w16du:dateUtc="2026-01-30T01:09:00Z">
        <w:r>
          <w:t xml:space="preserve">Paragraph: </w:t>
        </w:r>
      </w:ins>
      <w:ins w:id="308" w:author="Brian Locke" w:date="2026-01-29T17:23:00Z" w16du:dateUtc="2026-01-30T00:23:00Z">
        <w:r w:rsidR="009203A3" w:rsidRPr="00E5629C">
          <w:rPr>
            <w:rPrChange w:id="309" w:author="Brian Locke" w:date="2026-01-29T17:52:00Z" w16du:dateUtc="2026-01-30T00:52:00Z">
              <w:rPr>
                <w:b/>
                <w:bCs/>
                <w:sz w:val="27"/>
                <w:szCs w:val="27"/>
              </w:rPr>
            </w:rPrChange>
          </w:rPr>
          <w:t>Hypercapnia physiology and timing</w:t>
        </w:r>
      </w:ins>
      <w:ins w:id="310" w:author="Brian Locke" w:date="2026-01-29T18:09:00Z" w16du:dateUtc="2026-01-30T01:09:00Z">
        <w:r>
          <w:t xml:space="preserve"> - </w:t>
        </w:r>
      </w:ins>
      <w:ins w:id="311" w:author="Brian Locke" w:date="2026-01-29T17:23:00Z" w16du:dateUtc="2026-01-30T00:23:00Z">
        <w:r w:rsidR="009203A3" w:rsidRPr="00E5629C">
          <w:t xml:space="preserve">“epiphenomenon vs primary syndrome” </w:t>
        </w:r>
      </w:ins>
    </w:p>
    <w:p w14:paraId="4F7EEF00" w14:textId="77777777" w:rsidR="009203A3" w:rsidRPr="00E5629C" w:rsidRDefault="009203A3" w:rsidP="00E5629C">
      <w:pPr>
        <w:rPr>
          <w:ins w:id="312" w:author="Brian Locke" w:date="2026-01-29T17:23:00Z" w16du:dateUtc="2026-01-30T00:23:00Z"/>
        </w:rPr>
        <w:pPrChange w:id="313" w:author="Brian Locke" w:date="2026-01-29T17:52:00Z" w16du:dateUtc="2026-01-30T00:52:00Z">
          <w:pPr>
            <w:numPr>
              <w:numId w:val="4"/>
            </w:numPr>
            <w:tabs>
              <w:tab w:val="num" w:pos="720"/>
            </w:tabs>
            <w:spacing w:before="100" w:beforeAutospacing="1" w:after="100" w:afterAutospacing="1"/>
            <w:ind w:left="720" w:hanging="360"/>
          </w:pPr>
        </w:pPrChange>
      </w:pPr>
      <w:ins w:id="314" w:author="Brian Locke" w:date="2026-01-29T17:23:00Z" w16du:dateUtc="2026-01-30T00:23:00Z">
        <w:r w:rsidRPr="00E5629C">
          <w:rPr>
            <w:rPrChange w:id="315" w:author="Brian Locke" w:date="2026-01-29T17:52:00Z" w16du:dateUtc="2026-01-30T00:52:00Z">
              <w:rPr>
                <w:b/>
                <w:bCs/>
              </w:rPr>
            </w:rPrChange>
          </w:rPr>
          <w:t>PaCO₂ / PvCO₂ distributions</w:t>
        </w:r>
        <w:r w:rsidRPr="00E5629C">
          <w:t xml:space="preserve"> (median/IQR; or histogram)</w:t>
        </w:r>
      </w:ins>
    </w:p>
    <w:p w14:paraId="53A3BA8D" w14:textId="77777777" w:rsidR="009203A3" w:rsidRPr="00E5629C" w:rsidRDefault="009203A3" w:rsidP="00E5629C">
      <w:pPr>
        <w:rPr>
          <w:ins w:id="316" w:author="Brian Locke" w:date="2026-01-29T17:23:00Z" w16du:dateUtc="2026-01-30T00:23:00Z"/>
        </w:rPr>
        <w:pPrChange w:id="317" w:author="Brian Locke" w:date="2026-01-29T17:52:00Z" w16du:dateUtc="2026-01-30T00:52:00Z">
          <w:pPr>
            <w:numPr>
              <w:numId w:val="4"/>
            </w:numPr>
            <w:tabs>
              <w:tab w:val="num" w:pos="720"/>
            </w:tabs>
            <w:spacing w:before="100" w:beforeAutospacing="1" w:after="100" w:afterAutospacing="1"/>
            <w:ind w:left="720" w:hanging="360"/>
          </w:pPr>
        </w:pPrChange>
      </w:pPr>
      <w:ins w:id="318" w:author="Brian Locke" w:date="2026-01-29T17:23:00Z" w16du:dateUtc="2026-01-30T00:23:00Z">
        <w:r w:rsidRPr="00E5629C">
          <w:rPr>
            <w:rPrChange w:id="319" w:author="Brian Locke" w:date="2026-01-29T17:52:00Z" w16du:dateUtc="2026-01-30T00:52:00Z">
              <w:rPr>
                <w:b/>
                <w:bCs/>
              </w:rPr>
            </w:rPrChange>
          </w:rPr>
          <w:t>Acidemia distribution</w:t>
        </w:r>
        <w:r w:rsidRPr="00E5629C">
          <w:t xml:space="preserve"> (pH bands) and </w:t>
        </w:r>
        <w:r w:rsidRPr="00E5629C">
          <w:rPr>
            <w:rPrChange w:id="320" w:author="Brian Locke" w:date="2026-01-29T17:52:00Z" w16du:dateUtc="2026-01-30T00:52:00Z">
              <w:rPr>
                <w:b/>
                <w:bCs/>
              </w:rPr>
            </w:rPrChange>
          </w:rPr>
          <w:t>compensation proxies</w:t>
        </w:r>
        <w:r w:rsidRPr="00E5629C">
          <w:t xml:space="preserve"> (HCO₃⁻ bands, serum CO₂)</w:t>
        </w:r>
      </w:ins>
    </w:p>
    <w:p w14:paraId="2012BF93" w14:textId="77777777" w:rsidR="00E43A96" w:rsidRDefault="009203A3" w:rsidP="00E5629C">
      <w:pPr>
        <w:rPr>
          <w:ins w:id="321" w:author="Brian Locke" w:date="2026-01-29T18:10:00Z" w16du:dateUtc="2026-01-30T01:10:00Z"/>
        </w:rPr>
      </w:pPr>
      <w:ins w:id="322" w:author="Brian Locke" w:date="2026-01-29T17:23:00Z" w16du:dateUtc="2026-01-30T00:23:00Z">
        <w:r w:rsidRPr="00E5629C">
          <w:rPr>
            <w:rPrChange w:id="323" w:author="Brian Locke" w:date="2026-01-29T17:52:00Z" w16du:dateUtc="2026-01-30T00:52:00Z">
              <w:rPr>
                <w:b/>
                <w:bCs/>
              </w:rPr>
            </w:rPrChange>
          </w:rPr>
          <w:t>Timing</w:t>
        </w:r>
        <w:r w:rsidRPr="00E5629C">
          <w:t xml:space="preserve"> relative to ED arrival:</w:t>
        </w:r>
      </w:ins>
      <w:ins w:id="324" w:author="Brian Locke" w:date="2026-01-29T18:10:00Z" w16du:dateUtc="2026-01-30T01:10:00Z">
        <w:r w:rsidR="00E43A96">
          <w:t xml:space="preserve"> </w:t>
        </w:r>
      </w:ins>
      <w:ins w:id="325" w:author="Brian Locke" w:date="2026-01-29T17:23:00Z" w16du:dateUtc="2026-01-30T00:23:00Z">
        <w:r w:rsidRPr="00E5629C">
          <w:t xml:space="preserve">“presenting hypercapnia” vs “later hypercapnia” based on </w:t>
        </w:r>
      </w:ins>
    </w:p>
    <w:p w14:paraId="53B0AEAC" w14:textId="47018331" w:rsidR="009203A3" w:rsidRPr="00E5629C" w:rsidRDefault="009203A3" w:rsidP="00E5629C">
      <w:pPr>
        <w:rPr>
          <w:ins w:id="326" w:author="Brian Locke" w:date="2026-01-29T17:23:00Z" w16du:dateUtc="2026-01-30T00:23:00Z"/>
        </w:rPr>
        <w:pPrChange w:id="327" w:author="Brian Locke" w:date="2026-01-29T17:52:00Z" w16du:dateUtc="2026-01-30T00:52:00Z">
          <w:pPr>
            <w:numPr>
              <w:ilvl w:val="1"/>
              <w:numId w:val="4"/>
            </w:numPr>
            <w:tabs>
              <w:tab w:val="num" w:pos="1440"/>
            </w:tabs>
            <w:spacing w:before="100" w:beforeAutospacing="1" w:after="100" w:afterAutospacing="1"/>
            <w:ind w:left="1440" w:hanging="360"/>
          </w:pPr>
        </w:pPrChange>
      </w:pPr>
      <w:ins w:id="328" w:author="Brian Locke" w:date="2026-01-29T17:23:00Z" w16du:dateUtc="2026-01-30T00:23:00Z">
        <w:r w:rsidRPr="00E5629C">
          <w:t>window</w:t>
        </w:r>
      </w:ins>
    </w:p>
    <w:p w14:paraId="3C29E8E8" w14:textId="77777777" w:rsidR="009203A3" w:rsidRPr="00E5629C" w:rsidRDefault="009203A3" w:rsidP="00E5629C">
      <w:pPr>
        <w:rPr>
          <w:ins w:id="329" w:author="Brian Locke" w:date="2026-01-29T17:23:00Z" w16du:dateUtc="2026-01-30T00:23:00Z"/>
        </w:rPr>
        <w:pPrChange w:id="330" w:author="Brian Locke" w:date="2026-01-29T17:52:00Z" w16du:dateUtc="2026-01-30T00:52:00Z">
          <w:pPr>
            <w:numPr>
              <w:ilvl w:val="1"/>
              <w:numId w:val="4"/>
            </w:numPr>
            <w:tabs>
              <w:tab w:val="num" w:pos="1440"/>
            </w:tabs>
            <w:spacing w:before="100" w:beforeAutospacing="1" w:after="100" w:afterAutospacing="1"/>
            <w:ind w:left="1440" w:hanging="360"/>
          </w:pPr>
        </w:pPrChange>
      </w:pPr>
      <w:ins w:id="331" w:author="Brian Locke" w:date="2026-01-29T17:23:00Z" w16du:dateUtc="2026-01-30T00:23:00Z">
        <w:r w:rsidRPr="00E5629C">
          <w:t>sensitivity using “first gas within 24h” definition (you already plan this)</w:t>
        </w:r>
      </w:ins>
    </w:p>
    <w:p w14:paraId="2ED8DFC1" w14:textId="56E29282" w:rsidR="009203A3" w:rsidRPr="00E5629C" w:rsidRDefault="009203A3" w:rsidP="00E5629C">
      <w:pPr>
        <w:rPr>
          <w:ins w:id="332" w:author="Brian Locke" w:date="2026-01-29T17:23:00Z" w16du:dateUtc="2026-01-30T00:23:00Z"/>
        </w:rPr>
        <w:pPrChange w:id="333" w:author="Brian Locke" w:date="2026-01-29T17:52:00Z" w16du:dateUtc="2026-01-30T00:52:00Z">
          <w:pPr>
            <w:spacing w:before="100" w:beforeAutospacing="1" w:after="100" w:afterAutospacing="1"/>
          </w:pPr>
        </w:pPrChange>
      </w:pPr>
      <w:ins w:id="334" w:author="Brian Locke" w:date="2026-01-29T17:23:00Z" w16du:dateUtc="2026-01-30T00:23:00Z">
        <w:r w:rsidRPr="00E5629C">
          <w:rPr>
            <w:rPrChange w:id="335" w:author="Brian Locke" w:date="2026-01-29T17:52:00Z" w16du:dateUtc="2026-01-30T00:52:00Z">
              <w:rPr>
                <w:b/>
                <w:bCs/>
              </w:rPr>
            </w:rPrChange>
          </w:rPr>
          <w:t>Typical figures:</w:t>
        </w:r>
        <w:r w:rsidRPr="00E5629C">
          <w:t xml:space="preserve"> violin/histogram of PCO₂ and pH; stacked bars for timing phenotype by route.</w:t>
        </w:r>
      </w:ins>
      <w:ins w:id="336" w:author="Brian Locke" w:date="2026-01-29T18:10:00Z" w16du:dateUtc="2026-01-30T01:10:00Z">
        <w:r w:rsidR="00E43A96">
          <w:t xml:space="preserve"> (might go in supplement</w:t>
        </w:r>
      </w:ins>
    </w:p>
    <w:p w14:paraId="678109EC" w14:textId="77777777" w:rsidR="00FA43E0" w:rsidRPr="00E5629C" w:rsidRDefault="00FA43E0" w:rsidP="00E5629C">
      <w:pPr>
        <w:rPr>
          <w:ins w:id="337" w:author="Brian Locke" w:date="2026-01-29T17:23:00Z" w16du:dateUtc="2026-01-30T00:23:00Z"/>
          <w:rPrChange w:id="338" w:author="Brian Locke" w:date="2026-01-29T17:52:00Z" w16du:dateUtc="2026-01-30T00:52:00Z">
            <w:rPr>
              <w:ins w:id="339" w:author="Brian Locke" w:date="2026-01-29T17:23:00Z" w16du:dateUtc="2026-01-30T00:23:00Z"/>
              <w:b/>
              <w:bCs/>
              <w:color w:val="000000"/>
              <w:sz w:val="27"/>
              <w:szCs w:val="27"/>
            </w:rPr>
          </w:rPrChange>
        </w:rPr>
        <w:pPrChange w:id="340" w:author="Brian Locke" w:date="2026-01-29T17:52:00Z" w16du:dateUtc="2026-01-30T00:52:00Z">
          <w:pPr>
            <w:spacing w:before="100" w:beforeAutospacing="1" w:after="100" w:afterAutospacing="1"/>
            <w:outlineLvl w:val="1"/>
          </w:pPr>
        </w:pPrChange>
      </w:pPr>
    </w:p>
    <w:p w14:paraId="325860E5" w14:textId="77777777" w:rsidR="009203A3" w:rsidRPr="00E5629C" w:rsidRDefault="009203A3" w:rsidP="00E5629C">
      <w:pPr>
        <w:rPr>
          <w:ins w:id="341" w:author="Brian Locke" w:date="2026-01-29T17:23:00Z" w16du:dateUtc="2026-01-30T00:23:00Z"/>
          <w:rPrChange w:id="342" w:author="Brian Locke" w:date="2026-01-29T17:52:00Z" w16du:dateUtc="2026-01-30T00:52:00Z">
            <w:rPr>
              <w:ins w:id="343" w:author="Brian Locke" w:date="2026-01-29T17:23:00Z" w16du:dateUtc="2026-01-30T00:23:00Z"/>
              <w:b/>
              <w:bCs/>
              <w:color w:val="000000"/>
              <w:sz w:val="27"/>
              <w:szCs w:val="27"/>
            </w:rPr>
          </w:rPrChange>
        </w:rPr>
        <w:pPrChange w:id="344" w:author="Brian Locke" w:date="2026-01-29T17:52:00Z" w16du:dateUtc="2026-01-30T00:52:00Z">
          <w:pPr>
            <w:spacing w:before="100" w:beforeAutospacing="1" w:after="100" w:afterAutospacing="1"/>
            <w:outlineLvl w:val="1"/>
          </w:pPr>
        </w:pPrChange>
      </w:pPr>
    </w:p>
    <w:p w14:paraId="47990ACF" w14:textId="0621291E" w:rsidR="005E4650" w:rsidRPr="00E5629C" w:rsidRDefault="00E43A96" w:rsidP="00E43A96">
      <w:pPr>
        <w:rPr>
          <w:ins w:id="345" w:author="Brian Locke" w:date="2026-01-29T17:24:00Z" w16du:dateUtc="2026-01-30T00:24:00Z"/>
        </w:rPr>
        <w:pPrChange w:id="346" w:author="Brian Locke" w:date="2026-01-29T18:11:00Z" w16du:dateUtc="2026-01-30T01:11:00Z">
          <w:pPr>
            <w:pStyle w:val="NormalWeb"/>
          </w:pPr>
        </w:pPrChange>
      </w:pPr>
      <w:ins w:id="347" w:author="Brian Locke" w:date="2026-01-29T18:11:00Z" w16du:dateUtc="2026-01-30T01:11:00Z">
        <w:r>
          <w:t>We can probably describe a few</w:t>
        </w:r>
      </w:ins>
      <w:ins w:id="348" w:author="Brian Locke" w:date="2026-01-29T17:24:00Z" w16du:dateUtc="2026-01-30T00:24:00Z">
        <w:r w:rsidR="005E4650" w:rsidRPr="00E5629C">
          <w:t xml:space="preserve"> Outcomes (descriptive, not causal)</w:t>
        </w:r>
      </w:ins>
    </w:p>
    <w:p w14:paraId="554079B2" w14:textId="77777777" w:rsidR="005E4650" w:rsidRPr="00E5629C" w:rsidRDefault="005E4650" w:rsidP="00E5629C">
      <w:pPr>
        <w:rPr>
          <w:ins w:id="349" w:author="Brian Locke" w:date="2026-01-29T17:24:00Z" w16du:dateUtc="2026-01-30T00:24:00Z"/>
        </w:rPr>
        <w:pPrChange w:id="350" w:author="Brian Locke" w:date="2026-01-29T17:52:00Z" w16du:dateUtc="2026-01-30T00:52:00Z">
          <w:pPr>
            <w:pStyle w:val="NormalWeb"/>
            <w:numPr>
              <w:numId w:val="7"/>
            </w:numPr>
            <w:tabs>
              <w:tab w:val="num" w:pos="720"/>
            </w:tabs>
            <w:ind w:left="720" w:hanging="360"/>
          </w:pPr>
        </w:pPrChange>
      </w:pPr>
      <w:ins w:id="351" w:author="Brian Locke" w:date="2026-01-29T17:24:00Z" w16du:dateUtc="2026-01-30T00:24:00Z">
        <w:r w:rsidRPr="00E5629C">
          <w:t>ICU admission rate (if not restricted), ICU LOS, hospital LOS</w:t>
        </w:r>
      </w:ins>
    </w:p>
    <w:p w14:paraId="25897AFB" w14:textId="77777777" w:rsidR="005E4650" w:rsidRPr="00E5629C" w:rsidRDefault="005E4650" w:rsidP="00E5629C">
      <w:pPr>
        <w:rPr>
          <w:ins w:id="352" w:author="Brian Locke" w:date="2026-01-29T17:24:00Z" w16du:dateUtc="2026-01-30T00:24:00Z"/>
        </w:rPr>
        <w:pPrChange w:id="353" w:author="Brian Locke" w:date="2026-01-29T17:52:00Z" w16du:dateUtc="2026-01-30T00:52:00Z">
          <w:pPr>
            <w:pStyle w:val="NormalWeb"/>
            <w:numPr>
              <w:numId w:val="7"/>
            </w:numPr>
            <w:tabs>
              <w:tab w:val="num" w:pos="720"/>
            </w:tabs>
            <w:ind w:left="720" w:hanging="360"/>
          </w:pPr>
        </w:pPrChange>
      </w:pPr>
      <w:ins w:id="354" w:author="Brian Locke" w:date="2026-01-29T17:24:00Z" w16du:dateUtc="2026-01-30T00:24:00Z">
        <w:r w:rsidRPr="00E5629C">
          <w:t>in-hospital mortality</w:t>
        </w:r>
      </w:ins>
    </w:p>
    <w:p w14:paraId="115310A8" w14:textId="0EF508AA" w:rsidR="005E4650" w:rsidRPr="00E5629C" w:rsidRDefault="005E4650" w:rsidP="00E43A96">
      <w:pPr>
        <w:rPr>
          <w:ins w:id="355" w:author="Brian Locke" w:date="2026-01-29T17:24:00Z" w16du:dateUtc="2026-01-30T00:24:00Z"/>
        </w:rPr>
        <w:pPrChange w:id="356" w:author="Brian Locke" w:date="2026-01-29T18:12:00Z" w16du:dateUtc="2026-01-30T01:12:00Z">
          <w:pPr>
            <w:pStyle w:val="NormalWeb"/>
            <w:numPr>
              <w:numId w:val="8"/>
            </w:numPr>
            <w:tabs>
              <w:tab w:val="num" w:pos="720"/>
            </w:tabs>
            <w:ind w:left="720" w:hanging="360"/>
          </w:pPr>
        </w:pPrChange>
      </w:pPr>
      <w:ins w:id="357" w:author="Brian Locke" w:date="2026-01-29T17:24:00Z" w16du:dateUtc="2026-01-30T00:24:00Z">
        <w:r w:rsidRPr="00E5629C">
          <w:t>(optional) any ventilation/NIV indicators</w:t>
        </w:r>
      </w:ins>
      <w:ins w:id="358" w:author="Brian Locke" w:date="2026-01-29T18:11:00Z" w16du:dateUtc="2026-01-30T01:11:00Z">
        <w:r w:rsidR="00E43A96">
          <w:t>. Maybe a simple regression or two – on the question of whether chief complaint category is ind</w:t>
        </w:r>
      </w:ins>
      <w:ins w:id="359" w:author="Brian Locke" w:date="2026-01-29T18:12:00Z" w16du:dateUtc="2026-01-30T01:12:00Z">
        <w:r w:rsidR="00E43A96">
          <w:t xml:space="preserve">ependently associated with some of the core outcomes after adjusting for </w:t>
        </w:r>
      </w:ins>
      <w:ins w:id="360" w:author="Brian Locke" w:date="2026-01-29T17:24:00Z" w16du:dateUtc="2026-01-30T00:24:00Z">
        <w:r w:rsidRPr="00E5629C">
          <w:t>route (ICD vs ABG vs VBG)</w:t>
        </w:r>
      </w:ins>
      <w:ins w:id="361" w:author="Brian Locke" w:date="2026-01-29T18:12:00Z" w16du:dateUtc="2026-01-30T01:12:00Z">
        <w:r w:rsidR="00E43A96">
          <w:t xml:space="preserve">, </w:t>
        </w:r>
      </w:ins>
      <w:ins w:id="362" w:author="Brian Locke" w:date="2026-01-29T17:24:00Z" w16du:dateUtc="2026-01-30T00:24:00Z">
        <w:r w:rsidRPr="00E5629C">
          <w:t>acidemia severity</w:t>
        </w:r>
      </w:ins>
    </w:p>
    <w:p w14:paraId="3AB2B3BB" w14:textId="77777777" w:rsidR="005E4650" w:rsidRPr="00E5629C" w:rsidRDefault="005E4650" w:rsidP="00E5629C">
      <w:pPr>
        <w:rPr>
          <w:ins w:id="363" w:author="Brian Locke" w:date="2026-01-29T17:24:00Z" w16du:dateUtc="2026-01-30T00:24:00Z"/>
        </w:rPr>
        <w:pPrChange w:id="364" w:author="Brian Locke" w:date="2026-01-29T17:52:00Z" w16du:dateUtc="2026-01-30T00:52:00Z">
          <w:pPr>
            <w:pStyle w:val="NormalWeb"/>
          </w:pPr>
        </w:pPrChange>
      </w:pPr>
      <w:ins w:id="365" w:author="Brian Locke" w:date="2026-01-29T17:24:00Z" w16du:dateUtc="2026-01-30T00:24:00Z">
        <w:r w:rsidRPr="00E5629C">
          <w:rPr>
            <w:rFonts w:eastAsiaTheme="majorEastAsia"/>
            <w:rPrChange w:id="366" w:author="Brian Locke" w:date="2026-01-29T17:52:00Z" w16du:dateUtc="2026-01-30T00:52:00Z">
              <w:rPr>
                <w:rStyle w:val="Strong"/>
                <w:rFonts w:eastAsiaTheme="majorEastAsia"/>
              </w:rPr>
            </w:rPrChange>
          </w:rPr>
          <w:t>Typical table:</w:t>
        </w:r>
        <w:r w:rsidRPr="00E5629C">
          <w:t xml:space="preserve"> outcomes by route and by pH band.</w:t>
        </w:r>
      </w:ins>
    </w:p>
    <w:p w14:paraId="601597C0" w14:textId="77777777" w:rsidR="009203A3" w:rsidRDefault="009203A3" w:rsidP="00D84167">
      <w:pPr>
        <w:spacing w:before="100" w:beforeAutospacing="1" w:after="100" w:afterAutospacing="1"/>
        <w:outlineLvl w:val="1"/>
        <w:rPr>
          <w:ins w:id="367" w:author="Brian Locke" w:date="2026-01-29T17:13:00Z" w16du:dateUtc="2026-01-30T00:13:00Z"/>
          <w:b/>
          <w:bCs/>
          <w:color w:val="000000"/>
          <w:sz w:val="27"/>
          <w:szCs w:val="27"/>
        </w:rPr>
      </w:pPr>
    </w:p>
    <w:p w14:paraId="784DA6BF" w14:textId="77777777" w:rsidR="009203A3" w:rsidRDefault="009203A3" w:rsidP="00D84167">
      <w:pPr>
        <w:spacing w:before="100" w:beforeAutospacing="1" w:after="100" w:afterAutospacing="1"/>
        <w:outlineLvl w:val="1"/>
        <w:rPr>
          <w:b/>
          <w:bCs/>
          <w:color w:val="000000"/>
          <w:sz w:val="27"/>
          <w:szCs w:val="27"/>
        </w:rPr>
      </w:pPr>
    </w:p>
    <w:p w14:paraId="26DD3FAC" w14:textId="231B405E" w:rsidR="00D84167" w:rsidRPr="00D84167" w:rsidRDefault="00D84167" w:rsidP="00D84167">
      <w:pPr>
        <w:spacing w:before="100" w:beforeAutospacing="1" w:after="100" w:afterAutospacing="1"/>
        <w:outlineLvl w:val="1"/>
        <w:rPr>
          <w:b/>
          <w:bCs/>
          <w:color w:val="000000"/>
          <w:sz w:val="36"/>
          <w:szCs w:val="36"/>
        </w:rPr>
      </w:pPr>
      <w:commentRangeStart w:id="368"/>
      <w:r w:rsidRPr="00D84167">
        <w:rPr>
          <w:b/>
          <w:bCs/>
          <w:color w:val="000000"/>
          <w:sz w:val="36"/>
          <w:szCs w:val="36"/>
        </w:rPr>
        <w:lastRenderedPageBreak/>
        <w:t>Discussion</w:t>
      </w:r>
      <w:commentRangeEnd w:id="368"/>
      <w:r w:rsidR="00E5629C">
        <w:rPr>
          <w:rStyle w:val="CommentReference"/>
        </w:rPr>
        <w:commentReference w:id="368"/>
      </w:r>
    </w:p>
    <w:p w14:paraId="350FAB05" w14:textId="797A5D54" w:rsidR="00BC5C07" w:rsidRPr="00D84167" w:rsidRDefault="00BC5C07" w:rsidP="00BC5C07">
      <w:pPr>
        <w:spacing w:before="100" w:beforeAutospacing="1" w:after="100" w:afterAutospacing="1"/>
        <w:rPr>
          <w:color w:val="000000"/>
        </w:rPr>
      </w:pPr>
      <w:r>
        <w:rPr>
          <w:color w:val="000000"/>
        </w:rPr>
        <w:t>In our study, we investigated the presenting complaints of HRF patients. Encounter</w:t>
      </w:r>
      <w:r w:rsidR="00397446">
        <w:rPr>
          <w:color w:val="000000"/>
        </w:rPr>
        <w:t>s</w:t>
      </w:r>
      <w:r>
        <w:rPr>
          <w:color w:val="000000"/>
        </w:rPr>
        <w:t xml:space="preserve"> were identified either by blood gas or ICD codes. The distribution of chief complaint classification was different depending on ascertainment method, blood gas or ICD code. </w:t>
      </w:r>
      <w:r w:rsidRPr="00BC5C07">
        <w:rPr>
          <w:color w:val="000000"/>
        </w:rPr>
        <w:t>Among encounters identified by ICD codes, respiratory complaints represented the largest proportion of classified chief complaints. In contrast, encounters identified by arterial or venous blood gas criteria demonstrated a more distributed pattern of chief complaints across multiple categories, including neurologic, digestive, circulatory, injury-related, and other categories. Chief complaint distributions also varied by age group, with injury-related complaints more frequent among younger patients and respiratory complaints more frequent among older patients</w:t>
      </w:r>
      <w:r w:rsidR="00397446">
        <w:rPr>
          <w:color w:val="000000"/>
        </w:rPr>
        <w:t>.</w:t>
      </w:r>
    </w:p>
    <w:p w14:paraId="53F19C41" w14:textId="77F51484" w:rsidR="00C27B0F" w:rsidRPr="00D84167" w:rsidRDefault="00C27B0F" w:rsidP="00C27B0F">
      <w:pPr>
        <w:spacing w:before="100" w:beforeAutospacing="1" w:after="100" w:afterAutospacing="1"/>
        <w:rPr>
          <w:color w:val="000000"/>
        </w:rPr>
      </w:pPr>
      <w:r>
        <w:rPr>
          <w:color w:val="000000"/>
        </w:rPr>
        <w:t xml:space="preserve">Prior studies of HRF were primarily based on patient who were clinical identified then identified by blood gas measurements focusing on severity, management, and outcomes rather than presenting symptoms. </w:t>
      </w:r>
      <w:r>
        <w:rPr>
          <w:color w:val="000000"/>
        </w:rPr>
        <w:fldChar w:fldCharType="begin"/>
      </w:r>
      <w:r w:rsidR="0043283B">
        <w:rPr>
          <w:color w:val="000000"/>
        </w:rPr>
        <w:instrText xml:space="preserve"> ADDIN ZOTERO_ITEM CSL_CITATION {"citationID":"mTkbcevS","properties":{"formattedCitation":"(14)","plainCitation":"(14)","noteIndex":0},"citationItems":[{"id":73,"uris":["http://zotero.org/groups/6006426/items/XJTSVI7H"],"itemData":{"id":73,"type":"article-journal","abstract":"Abstract\n            \n              Rationale\n              Although evidence supporting use of noninvasive ventilation (NIV) during acute exacerbations of chronic obstructive pulmonary disease (COPD) is strong, evidence varies widely for other causes of acute respiratory failure.\n            \n            \n              Objectives\n              To compare utilization trends and outcomes associated with NIV in patients with and without COPD.\n            \n            \n              Methods\n              We identified 11,659,668 cases of acute respiratory failure from the Nationwide Inpatient Sample during years 2000 to 2009 and compared NIV utilization trends and failure rates for cases with or without a diagnosis of COPD.\n            \n            \n              Measurements and Main Results\n              The proportion of patients with COPD who received NIV increased from 3.5% in 2000 to 12.3% in 2009 (250% increase), and the proportion of patients without COPD who received NIV increased from 1.2% in 2000 to 6.0% in 2009 (400% increase). The rate of increase in the use of NIV was significantly greater for patients without COPD (18.1% annual change) than for patients with COPD (14.3% annual change; P = 0.02). Patients without COPD were more likely to have failure of NIV requiring endotracheal intubation (adjusted odds ratio, 1.19; 95% confidence interval, 1.15–1.22; P &amp;lt; 0.0001). Patients in whom NIV failed had higher hospital mortality than patients receiving mechanical ventilation without a preceding trial of NIV (adjusted odds ratio, 1.14; 95% confidence interval, 1.11–1.17; P &amp;lt; 0.0001).\n            \n            \n              Conclusion\n              The use of NIV during acute respiratory failure has increased at a similar rate for all diagnoses, regardless of supporting evidence. However, NIV is more likely to fail in patients without COPD, and NIV failure is associated with increased mortality.","container-title":"Annals of the American Thoracic Society","DOI":"10.1513/AnnalsATS.201206-034OC","ISSN":"2329-6933, 2325-6621","issue":"1","language":"en","license":"https://academic.oup.com/pages/standard-publication-reuse-rights","note":"PMID: 23509327\nPMCID: PMC3780971","page":"10-17","source":"DOI.org (Crossref)","title":"Use of Noninvasive Ventilation in Patients with Acute Respiratory Failure, 2000–2009","volume":"10","author":[{"family":"Walkey","given":"Allan J."},{"family":"Wiener","given":"Renda Soylemez"}],"issued":{"date-parts":[["2013",2,1]]}}}],"schema":"https://github.com/citation-style-language/schema/raw/master/csl-citation.json"} </w:instrText>
      </w:r>
      <w:r>
        <w:rPr>
          <w:color w:val="000000"/>
        </w:rPr>
        <w:fldChar w:fldCharType="separate"/>
      </w:r>
      <w:r w:rsidRPr="00C27B0F">
        <w:rPr>
          <w:noProof/>
          <w:color w:val="000000"/>
        </w:rPr>
        <w:t>(14)</w:t>
      </w:r>
      <w:r>
        <w:rPr>
          <w:color w:val="000000"/>
        </w:rPr>
        <w:fldChar w:fldCharType="end"/>
      </w:r>
      <w:r w:rsidR="0043283B">
        <w:rPr>
          <w:color w:val="000000"/>
        </w:rPr>
        <w:t xml:space="preserve"> Previous studies also relied on ICD codes to identify patients with HRF; which can miss a large proportion of cases as demonstrated in our results showing a large difference between patients identified by ICD codes compared to blood gas values. </w:t>
      </w:r>
      <w:r w:rsidR="0043283B">
        <w:rPr>
          <w:color w:val="000000"/>
        </w:rPr>
        <w:fldChar w:fldCharType="begin"/>
      </w:r>
      <w:r w:rsidR="0043283B">
        <w:rPr>
          <w:color w:val="000000"/>
        </w:rPr>
        <w:instrText xml:space="preserve"> ADDIN ZOTERO_ITEM CSL_CITATION {"citationID":"pxyqqLDP","properties":{"formattedCitation":"(15)","plainCitation":"(15)","noteIndex":0},"citationItems":[{"id":75,"uris":["http://zotero.org/groups/6006426/items/A4JKK7GV"],"itemData":{"id":75,"type":"article-journal","abstract":"Noninvasive positive-pressure ventilation (NPPV) to treat acute respiratory failure has expanded tremendously over the world in terms of the spectrum of diseases that can be successfully managed, the locations of its application and achievable goals.\n            The turning point for the successful expansion of NPPV is its ability to achieve the same physiological effects as invasive mechanical ventilation with the avoidance of the life-threatening risks correlated with the use of an artificial airway.\n            Cardiorespiratory arrest, extreme psychomotor agitation, severe haemodynamic instability, nonhypercapnic coma and multiple organ failure are absolute contraindications for NPPV. Moreover, pitfalls of NPPV reduce its rate of success; consistently, a clear plan of what to do in case of NPPV failure should be considered, especially for patients managed in unprotected setting. NPPV failure is likely to be reduced by the application of integrated therapeutic tools in selected patients handled by expert teams.\n            \n              In conclusion, NPPV has to be considered as a rational art and not just as an application of science, which requires the ability of clinicians to both choose case-by-case the best “ingredients” for a “successful recipe” (\n              i.e.\n              patient selection, interface, ventilator, interface,\n              etc\n              .) and to avoid a delayed intubation if the ventilation attempt fails.","container-title":"European Respiratory Review","DOI":"10.1183/16000617.0029-2018","ISSN":"0905-9180, 1600-0617","issue":"149","journalAbbreviation":"Eur Respir Rev","language":"en","page":"180029","source":"DOI.org (Crossref)","title":"Noninvasive ventilation in acute respiratory failure: which recipe for success?","title-short":"Noninvasive ventilation in acute respiratory failure","volume":"27","author":[{"family":"Scala","given":"Raffaele"},{"family":"Pisani","given":"Lara"}],"issued":{"date-parts":[["2018",9,30]]}}}],"schema":"https://github.com/citation-style-language/schema/raw/master/csl-citation.json"} </w:instrText>
      </w:r>
      <w:r w:rsidR="0043283B">
        <w:rPr>
          <w:color w:val="000000"/>
        </w:rPr>
        <w:fldChar w:fldCharType="separate"/>
      </w:r>
      <w:r w:rsidR="0043283B">
        <w:rPr>
          <w:noProof/>
          <w:color w:val="000000"/>
        </w:rPr>
        <w:t>(15)</w:t>
      </w:r>
      <w:r w:rsidR="0043283B">
        <w:rPr>
          <w:color w:val="000000"/>
        </w:rPr>
        <w:fldChar w:fldCharType="end"/>
      </w:r>
      <w:r w:rsidR="00593C1E">
        <w:rPr>
          <w:color w:val="000000"/>
        </w:rPr>
        <w:t xml:space="preserve"> NLP</w:t>
      </w:r>
      <w:r w:rsidR="00593C1E" w:rsidRPr="00C27B0F">
        <w:rPr>
          <w:color w:val="000000"/>
        </w:rPr>
        <w:t xml:space="preserve"> methods have been applied to </w:t>
      </w:r>
      <w:r w:rsidR="00593C1E">
        <w:rPr>
          <w:color w:val="000000"/>
        </w:rPr>
        <w:t>ED</w:t>
      </w:r>
      <w:r w:rsidR="00593C1E" w:rsidRPr="00C27B0F">
        <w:rPr>
          <w:color w:val="000000"/>
        </w:rPr>
        <w:t xml:space="preserve"> chief complaints to enable symptom-level phenotyping, but these approaches have not previously been used to describe the presenting clinical spectrum of </w:t>
      </w:r>
      <w:r w:rsidR="00593C1E">
        <w:rPr>
          <w:color w:val="000000"/>
        </w:rPr>
        <w:t xml:space="preserve">HRF. </w:t>
      </w:r>
      <w:r w:rsidR="00593C1E">
        <w:rPr>
          <w:color w:val="000000"/>
        </w:rPr>
        <w:fldChar w:fldCharType="begin"/>
      </w:r>
      <w:r w:rsidR="00593C1E">
        <w:rPr>
          <w:color w:val="000000"/>
        </w:rPr>
        <w:instrText xml:space="preserve"> ADDIN ZOTERO_ITEM CSL_CITATION {"citationID":"KMz1l2uI","properties":{"formattedCitation":"(16)","plainCitation":"(16)","noteIndex":0},"citationItems":[{"id":77,"uris":["http://zotero.org/groups/6006426/items/SDFS8BL3"],"itemData":{"id":77,"type":"article-journal","abstract":"Introduction\n              Natural language processing (NLP) uses various computational methods to analyse and understand human language, and has been applied to data acquired at Emergency Department (ED) triage to predict various outcomes. The objective of this scoping review is to evaluate how NLP has been applied to data acquired at ED triage, assess if NLP based models outperform humans or current risk stratification techniques when predicting outcomes, and assess if incorporating free-text improve predictive performance of models when compared to predictive models that use only structured data.\n            \n            \n              Methods\n              All English language peer-reviewed research that applied an NLP technique to free-text obtained at ED triage was eligible for inclusion. We excluded studies focusing solely on disease surveillance, and studies that used information obtained after triage. We searched the electronic databases MEDLINE, Embase, Cochrane Database of Systematic Reviews, Web of Science, and Scopus for medical subject headings and text keywords related to NLP and triage. Databases were last searched on 01/01/2022. Risk of bias in studies was assessed using the Prediction model Risk of Bias Assessment Tool (PROBAST). Due to the high level of heterogeneity between studies and high risk of bias, a metanalysis was not conducted. Instead, a narrative synthesis is provided.\n            \n            \n              Results\n              In total, 3730 studies were screened, and 20 studies were included. The population size varied greatly between studies ranging from 1.8 million patients to 598 triage notes. The most common outcomes assessed were prediction of triage score, prediction of admission, and prediction of critical illness. NLP models achieved high accuracy in predicting need for admission, triage score, critical illness, and mapping free-text chief complaints to structured fields. Incorporating both structured data and free-text data improved results when compared to models that used only structured data. However, the majority of studies (80%) were assessed to have a high risk of bias, and only one study reported the deployment of an NLP model into clinical practice.\n            \n            \n              Conclusion\n              Unstructured free-text triage notes have been used by NLP models to predict clinically relevant outcomes. However, the majority of studies have a high risk of bias, most research is retrospective, and there are few examples of implementation into clinical practice. Future work is needed to prospectively assess if applying NLP to data acquired at ED triage improves ED outcomes when compared to usual clinical practice.","container-title":"PLOS ONE","DOI":"10.1371/journal.pone.0279953","ISSN":"1932-6203","issue":"12","journalAbbreviation":"PLoS ONE","language":"en","page":"e0279953","source":"DOI.org (Crossref)","title":"Applications of natural language processing at emergency department triage: A narrative review","title-short":"Applications of natural language processing at emergency department triage","volume":"18","author":[{"family":"Stewart","given":"Jonathon"},{"family":"Lu","given":"Juan"},{"family":"Goudie","given":"Adrian"},{"family":"Arendts","given":"Glenn"},{"family":"Meka","given":"Shiv Akarsh"},{"family":"Freeman","given":"Sam"},{"family":"Walker","given":"Katie"},{"family":"Sprivulis","given":"Peter"},{"family":"Sanfilippo","given":"Frank"},{"family":"Bennamoun","given":"Mohammed"},{"family":"Dwivedi","given":"Girish"}],"editor":[{"family":"Reddy","given":"Sandeep"}],"issued":{"date-parts":[["2023",12,14]]}}}],"schema":"https://github.com/citation-style-language/schema/raw/master/csl-citation.json"} </w:instrText>
      </w:r>
      <w:r w:rsidR="00593C1E">
        <w:rPr>
          <w:color w:val="000000"/>
        </w:rPr>
        <w:fldChar w:fldCharType="separate"/>
      </w:r>
      <w:r w:rsidR="00593C1E">
        <w:rPr>
          <w:noProof/>
          <w:color w:val="000000"/>
        </w:rPr>
        <w:t>(16)</w:t>
      </w:r>
      <w:r w:rsidR="00593C1E">
        <w:rPr>
          <w:color w:val="000000"/>
        </w:rPr>
        <w:fldChar w:fldCharType="end"/>
      </w:r>
    </w:p>
    <w:p w14:paraId="46802894" w14:textId="11240848" w:rsidR="00195BB9" w:rsidRDefault="00195BB9" w:rsidP="00D84167">
      <w:pPr>
        <w:spacing w:before="100" w:beforeAutospacing="1" w:after="100" w:afterAutospacing="1"/>
        <w:outlineLvl w:val="2"/>
        <w:rPr>
          <w:color w:val="000000"/>
        </w:rPr>
      </w:pPr>
      <w:r w:rsidRPr="00195BB9">
        <w:rPr>
          <w:color w:val="000000"/>
        </w:rPr>
        <w:t xml:space="preserve">Our </w:t>
      </w:r>
      <w:r>
        <w:rPr>
          <w:color w:val="000000"/>
        </w:rPr>
        <w:t>study</w:t>
      </w:r>
      <w:r w:rsidRPr="00195BB9">
        <w:rPr>
          <w:color w:val="000000"/>
        </w:rPr>
        <w:t xml:space="preserve"> show</w:t>
      </w:r>
      <w:r>
        <w:rPr>
          <w:color w:val="000000"/>
        </w:rPr>
        <w:t>s</w:t>
      </w:r>
      <w:r w:rsidRPr="00195BB9">
        <w:rPr>
          <w:color w:val="000000"/>
        </w:rPr>
        <w:t xml:space="preserve"> that </w:t>
      </w:r>
      <w:r>
        <w:rPr>
          <w:color w:val="000000"/>
        </w:rPr>
        <w:t>HRF</w:t>
      </w:r>
      <w:r w:rsidRPr="00195BB9">
        <w:rPr>
          <w:color w:val="000000"/>
        </w:rPr>
        <w:t xml:space="preserve"> occurs across different clinical contexts. Presentations with respiratory or neurologic complaints are well described in the existing literature. In contrast, presentations dominated by digestive, circulatory, or other non-respiratory complaints are less commonly described. In these settings, the clinical significance of hypercapnia is uncertain, and it may represent an epiphenomenon of broader systemic illness rather than the primary driver of presentation</w:t>
      </w:r>
      <w:r>
        <w:rPr>
          <w:color w:val="000000"/>
        </w:rPr>
        <w:t xml:space="preserve">. </w:t>
      </w:r>
      <w:r w:rsidR="007B6DFE" w:rsidRPr="007B6DFE">
        <w:rPr>
          <w:color w:val="000000"/>
        </w:rPr>
        <w:t xml:space="preserve">This heterogeneity has implications for </w:t>
      </w:r>
      <w:r w:rsidR="007B6DFE">
        <w:rPr>
          <w:color w:val="000000"/>
        </w:rPr>
        <w:t>clinical recognition</w:t>
      </w:r>
      <w:r w:rsidR="007B6DFE" w:rsidRPr="007B6DFE">
        <w:rPr>
          <w:color w:val="000000"/>
        </w:rPr>
        <w:t xml:space="preserve"> in acute care settings, epidemiologic estimates that rely on diagnosis</w:t>
      </w:r>
      <w:r w:rsidR="007B6DFE">
        <w:rPr>
          <w:color w:val="000000"/>
        </w:rPr>
        <w:t xml:space="preserve"> derived from diagnostic codes</w:t>
      </w:r>
      <w:r w:rsidR="007B6DFE" w:rsidRPr="007B6DFE">
        <w:rPr>
          <w:color w:val="000000"/>
        </w:rPr>
        <w:t>, and for the development of automated phenotyping approaches that seek to identify HRF using presenting features.</w:t>
      </w:r>
    </w:p>
    <w:p w14:paraId="65F8A5A5" w14:textId="69D7F139" w:rsidR="00D84167" w:rsidRPr="005B5BB2" w:rsidRDefault="004B4F25" w:rsidP="005B5BB2">
      <w:pPr>
        <w:spacing w:before="100" w:beforeAutospacing="1" w:after="100" w:afterAutospacing="1"/>
        <w:rPr>
          <w:color w:val="000000"/>
        </w:rPr>
      </w:pPr>
      <w:r w:rsidRPr="004B4F25">
        <w:rPr>
          <w:color w:val="000000"/>
        </w:rPr>
        <w:t>This study has several limitations. First, it was conducted at a single center, which may limit generalizability to other emergency department settings with different patient populations or documentation practices. Second, the analysis was not linked to clinical outcomes, precluding assessment of the prognostic significance of different presenting complaint patterns. Third, chief complaints are subject to variability and potential error in documentation, as they depend on patient reporting and triage input and may be incomplete or imprecise. In addition, chief complaints reflect the presenting concern rather than the final diagnosis, and therefore may not capture the underlying etiology of hypercapnia. Finally, the embedding-based NLP approach may result in misclassification, particularly for ambiguous or multi-symptom complaints, although clinician adjudication demonstrated moderate agreement and supports face validity of the classification approach.</w:t>
      </w:r>
    </w:p>
    <w:p w14:paraId="2B9D3E06" w14:textId="77777777" w:rsidR="005B5BB2" w:rsidRDefault="005B5BB2" w:rsidP="00D84167">
      <w:pPr>
        <w:spacing w:before="100" w:beforeAutospacing="1" w:after="100" w:afterAutospacing="1"/>
        <w:outlineLvl w:val="1"/>
        <w:rPr>
          <w:b/>
          <w:bCs/>
          <w:color w:val="000000"/>
          <w:sz w:val="36"/>
          <w:szCs w:val="36"/>
        </w:rPr>
      </w:pPr>
    </w:p>
    <w:p w14:paraId="0EF7A142" w14:textId="4109AF77" w:rsidR="00D84167" w:rsidRPr="00D84167" w:rsidRDefault="00D84167" w:rsidP="00D84167">
      <w:pPr>
        <w:spacing w:before="100" w:beforeAutospacing="1" w:after="100" w:afterAutospacing="1"/>
        <w:outlineLvl w:val="1"/>
        <w:rPr>
          <w:b/>
          <w:bCs/>
          <w:color w:val="000000"/>
          <w:sz w:val="36"/>
          <w:szCs w:val="36"/>
        </w:rPr>
      </w:pPr>
      <w:r w:rsidRPr="00D84167">
        <w:rPr>
          <w:b/>
          <w:bCs/>
          <w:color w:val="000000"/>
          <w:sz w:val="36"/>
          <w:szCs w:val="36"/>
        </w:rPr>
        <w:lastRenderedPageBreak/>
        <w:t>Conclusions</w:t>
      </w:r>
    </w:p>
    <w:p w14:paraId="5812D32A" w14:textId="0918057B" w:rsidR="00873C1E" w:rsidRDefault="006D0A0D" w:rsidP="00D2624A">
      <w:pPr>
        <w:spacing w:before="100" w:beforeAutospacing="1" w:after="100" w:afterAutospacing="1"/>
        <w:rPr>
          <w:color w:val="000000"/>
        </w:rPr>
      </w:pPr>
      <w:r>
        <w:rPr>
          <w:color w:val="000000"/>
        </w:rPr>
        <w:t xml:space="preserve">HRF </w:t>
      </w:r>
      <w:r w:rsidR="00D84167" w:rsidRPr="00D84167">
        <w:rPr>
          <w:color w:val="000000"/>
        </w:rPr>
        <w:t>frequently presents without classic respiratory complaints</w:t>
      </w:r>
      <w:r>
        <w:rPr>
          <w:color w:val="000000"/>
        </w:rPr>
        <w:t xml:space="preserve">. </w:t>
      </w:r>
      <w:r w:rsidR="00D84167" w:rsidRPr="00D84167">
        <w:rPr>
          <w:color w:val="000000"/>
        </w:rPr>
        <w:t>NLP of chief complaints reveals clinically meaningful heterogeneity</w:t>
      </w:r>
      <w:r>
        <w:rPr>
          <w:color w:val="000000"/>
        </w:rPr>
        <w:t xml:space="preserve">. </w:t>
      </w:r>
      <w:r w:rsidR="00D84167" w:rsidRPr="00D84167">
        <w:rPr>
          <w:color w:val="000000"/>
        </w:rPr>
        <w:t>Findings support cautious attribution of hypercapnia as a primary disease state</w:t>
      </w:r>
      <w:r>
        <w:rPr>
          <w:color w:val="000000"/>
        </w:rPr>
        <w:t>.</w:t>
      </w:r>
    </w:p>
    <w:p w14:paraId="43E077EF" w14:textId="77777777" w:rsidR="00873C1E" w:rsidRDefault="00873C1E" w:rsidP="00873C1E">
      <w:pPr>
        <w:spacing w:before="100" w:beforeAutospacing="1" w:after="100" w:afterAutospacing="1"/>
        <w:rPr>
          <w:color w:val="000000"/>
        </w:rPr>
      </w:pPr>
    </w:p>
    <w:p w14:paraId="7F6530BB" w14:textId="77777777" w:rsidR="00873C1E" w:rsidRDefault="00873C1E" w:rsidP="00873C1E">
      <w:pPr>
        <w:spacing w:before="100" w:beforeAutospacing="1" w:after="100" w:afterAutospacing="1"/>
        <w:rPr>
          <w:color w:val="000000"/>
        </w:rPr>
      </w:pPr>
    </w:p>
    <w:p w14:paraId="19E85817" w14:textId="77777777" w:rsidR="00873C1E" w:rsidRDefault="00873C1E" w:rsidP="00873C1E">
      <w:pPr>
        <w:spacing w:before="100" w:beforeAutospacing="1" w:after="100" w:afterAutospacing="1"/>
        <w:rPr>
          <w:color w:val="000000"/>
        </w:rPr>
      </w:pPr>
    </w:p>
    <w:p w14:paraId="5E2F6313" w14:textId="77777777" w:rsidR="00873C1E" w:rsidRDefault="00873C1E" w:rsidP="00873C1E">
      <w:pPr>
        <w:spacing w:before="100" w:beforeAutospacing="1" w:after="100" w:afterAutospacing="1"/>
        <w:rPr>
          <w:color w:val="000000"/>
        </w:rPr>
      </w:pPr>
    </w:p>
    <w:p w14:paraId="138E78E4" w14:textId="77777777" w:rsidR="00873C1E" w:rsidRDefault="00873C1E" w:rsidP="00873C1E">
      <w:pPr>
        <w:spacing w:before="100" w:beforeAutospacing="1" w:after="100" w:afterAutospacing="1"/>
        <w:rPr>
          <w:color w:val="000000"/>
        </w:rPr>
      </w:pPr>
    </w:p>
    <w:p w14:paraId="03534B52" w14:textId="77777777" w:rsidR="00873C1E" w:rsidRDefault="00873C1E" w:rsidP="00873C1E">
      <w:pPr>
        <w:spacing w:before="100" w:beforeAutospacing="1" w:after="100" w:afterAutospacing="1"/>
        <w:rPr>
          <w:color w:val="000000"/>
        </w:rPr>
      </w:pPr>
    </w:p>
    <w:p w14:paraId="37589B92" w14:textId="77777777" w:rsidR="00873C1E" w:rsidRDefault="00873C1E" w:rsidP="00873C1E">
      <w:pPr>
        <w:spacing w:before="100" w:beforeAutospacing="1" w:after="100" w:afterAutospacing="1"/>
        <w:rPr>
          <w:color w:val="000000"/>
        </w:rPr>
      </w:pPr>
    </w:p>
    <w:p w14:paraId="1FCB0C8C" w14:textId="77777777" w:rsidR="00873C1E" w:rsidRDefault="00873C1E" w:rsidP="00873C1E">
      <w:pPr>
        <w:spacing w:before="100" w:beforeAutospacing="1" w:after="100" w:afterAutospacing="1"/>
        <w:rPr>
          <w:color w:val="000000"/>
        </w:rPr>
      </w:pPr>
    </w:p>
    <w:p w14:paraId="488C35C0" w14:textId="77777777" w:rsidR="00873C1E" w:rsidRDefault="00873C1E" w:rsidP="00873C1E">
      <w:pPr>
        <w:spacing w:before="100" w:beforeAutospacing="1" w:after="100" w:afterAutospacing="1"/>
        <w:rPr>
          <w:color w:val="000000"/>
        </w:rPr>
      </w:pPr>
    </w:p>
    <w:p w14:paraId="2B32711B" w14:textId="77777777" w:rsidR="00873C1E" w:rsidRDefault="00873C1E" w:rsidP="00873C1E">
      <w:pPr>
        <w:spacing w:before="100" w:beforeAutospacing="1" w:after="100" w:afterAutospacing="1"/>
        <w:rPr>
          <w:color w:val="000000"/>
        </w:rPr>
      </w:pPr>
    </w:p>
    <w:p w14:paraId="683208C7" w14:textId="77777777" w:rsidR="00873C1E" w:rsidRDefault="00873C1E" w:rsidP="00873C1E">
      <w:pPr>
        <w:spacing w:before="100" w:beforeAutospacing="1" w:after="100" w:afterAutospacing="1"/>
        <w:rPr>
          <w:color w:val="000000"/>
        </w:rPr>
      </w:pPr>
    </w:p>
    <w:p w14:paraId="09DFA4C6" w14:textId="77777777" w:rsidR="00873C1E" w:rsidRDefault="00873C1E" w:rsidP="00873C1E">
      <w:pPr>
        <w:spacing w:before="100" w:beforeAutospacing="1" w:after="100" w:afterAutospacing="1"/>
        <w:rPr>
          <w:color w:val="000000"/>
        </w:rPr>
      </w:pPr>
    </w:p>
    <w:p w14:paraId="7AABA0F2" w14:textId="77777777" w:rsidR="00873C1E" w:rsidRDefault="00873C1E" w:rsidP="00873C1E">
      <w:pPr>
        <w:spacing w:before="100" w:beforeAutospacing="1" w:after="100" w:afterAutospacing="1"/>
        <w:rPr>
          <w:color w:val="000000"/>
        </w:rPr>
      </w:pPr>
    </w:p>
    <w:p w14:paraId="2E326FC9" w14:textId="77777777" w:rsidR="00873C1E" w:rsidRDefault="00873C1E" w:rsidP="00873C1E">
      <w:pPr>
        <w:spacing w:before="100" w:beforeAutospacing="1" w:after="100" w:afterAutospacing="1"/>
        <w:rPr>
          <w:color w:val="000000"/>
        </w:rPr>
      </w:pPr>
    </w:p>
    <w:p w14:paraId="2DDB2073" w14:textId="77777777" w:rsidR="00873C1E" w:rsidRDefault="00873C1E" w:rsidP="00873C1E">
      <w:pPr>
        <w:spacing w:before="100" w:beforeAutospacing="1" w:after="100" w:afterAutospacing="1"/>
        <w:rPr>
          <w:color w:val="000000"/>
        </w:rPr>
      </w:pPr>
    </w:p>
    <w:p w14:paraId="0F6153AD" w14:textId="77777777" w:rsidR="00873C1E" w:rsidRDefault="00873C1E" w:rsidP="00873C1E">
      <w:pPr>
        <w:spacing w:before="100" w:beforeAutospacing="1" w:after="100" w:afterAutospacing="1"/>
        <w:rPr>
          <w:color w:val="000000"/>
        </w:rPr>
      </w:pPr>
    </w:p>
    <w:p w14:paraId="0DB536C9" w14:textId="77777777" w:rsidR="00873C1E" w:rsidRDefault="00873C1E" w:rsidP="00873C1E">
      <w:pPr>
        <w:spacing w:before="100" w:beforeAutospacing="1" w:after="100" w:afterAutospacing="1"/>
        <w:rPr>
          <w:color w:val="000000"/>
        </w:rPr>
      </w:pPr>
    </w:p>
    <w:p w14:paraId="2C7DD89C" w14:textId="77777777" w:rsidR="00873C1E" w:rsidRDefault="00873C1E" w:rsidP="00873C1E">
      <w:pPr>
        <w:spacing w:before="100" w:beforeAutospacing="1" w:after="100" w:afterAutospacing="1"/>
        <w:rPr>
          <w:color w:val="000000"/>
        </w:rPr>
      </w:pPr>
    </w:p>
    <w:p w14:paraId="557730EB" w14:textId="77777777" w:rsidR="00873C1E" w:rsidRDefault="00873C1E" w:rsidP="00873C1E">
      <w:pPr>
        <w:spacing w:before="100" w:beforeAutospacing="1" w:after="100" w:afterAutospacing="1"/>
        <w:rPr>
          <w:color w:val="000000"/>
        </w:rPr>
      </w:pPr>
    </w:p>
    <w:p w14:paraId="08ED3115" w14:textId="77777777" w:rsidR="00873C1E" w:rsidRDefault="00873C1E" w:rsidP="00873C1E">
      <w:pPr>
        <w:spacing w:before="100" w:beforeAutospacing="1" w:after="100" w:afterAutospacing="1"/>
        <w:rPr>
          <w:color w:val="000000"/>
        </w:rPr>
      </w:pPr>
    </w:p>
    <w:p w14:paraId="7A9352E8" w14:textId="7FCD43D9" w:rsidR="00873C1E" w:rsidRPr="00D84167" w:rsidRDefault="00873C1E" w:rsidP="00873C1E">
      <w:pPr>
        <w:spacing w:before="100" w:beforeAutospacing="1" w:after="100" w:afterAutospacing="1"/>
        <w:rPr>
          <w:color w:val="000000"/>
        </w:rPr>
      </w:pPr>
      <w:r>
        <w:rPr>
          <w:color w:val="000000"/>
        </w:rPr>
        <w:lastRenderedPageBreak/>
        <w:t>References</w:t>
      </w:r>
    </w:p>
    <w:p w14:paraId="47B5E54B" w14:textId="77777777" w:rsidR="00593C1E" w:rsidRPr="00593C1E" w:rsidRDefault="00566451" w:rsidP="00593C1E">
      <w:pPr>
        <w:pStyle w:val="Bibliography"/>
        <w:rPr>
          <w:rFonts w:ascii="Aptos" w:eastAsiaTheme="minorHAnsi" w:hAnsiTheme="minorHAnsi"/>
        </w:rPr>
      </w:pPr>
      <w:r>
        <w:fldChar w:fldCharType="begin"/>
      </w:r>
      <w:r>
        <w:instrText xml:space="preserve"> ADDIN ZOTERO_BIBL {"uncited":[],"omitted":[],"custom":[]} CSL_BIBLIOGRAPHY </w:instrText>
      </w:r>
      <w:r>
        <w:fldChar w:fldCharType="separate"/>
      </w:r>
      <w:r w:rsidR="00593C1E" w:rsidRPr="00593C1E">
        <w:rPr>
          <w:rFonts w:ascii="Aptos" w:eastAsiaTheme="minorHAnsi" w:hAnsiTheme="minorHAnsi"/>
        </w:rPr>
        <w:t>1.</w:t>
      </w:r>
      <w:r w:rsidR="00593C1E" w:rsidRPr="00593C1E">
        <w:rPr>
          <w:rFonts w:ascii="Aptos" w:eastAsiaTheme="minorHAnsi" w:hAnsiTheme="minorHAnsi"/>
        </w:rPr>
        <w:tab/>
        <w:t xml:space="preserve">Lagina M, Valley TS. Diagnosis and Management of Acute Respiratory Failure. Crit Care Clin. 2024 Apr;40(2):235–53. </w:t>
      </w:r>
    </w:p>
    <w:p w14:paraId="282A508E" w14:textId="77777777" w:rsidR="00593C1E" w:rsidRPr="00593C1E" w:rsidRDefault="00593C1E" w:rsidP="00593C1E">
      <w:pPr>
        <w:pStyle w:val="Bibliography"/>
        <w:rPr>
          <w:rFonts w:ascii="Aptos" w:eastAsiaTheme="minorHAnsi" w:hAnsiTheme="minorHAnsi"/>
        </w:rPr>
      </w:pPr>
      <w:r w:rsidRPr="00593C1E">
        <w:rPr>
          <w:rFonts w:ascii="Aptos" w:eastAsiaTheme="minorHAnsi" w:hAnsiTheme="minorHAnsi"/>
        </w:rPr>
        <w:t>2.</w:t>
      </w:r>
      <w:r w:rsidRPr="00593C1E">
        <w:rPr>
          <w:rFonts w:ascii="Aptos" w:eastAsiaTheme="minorHAnsi" w:hAnsiTheme="minorHAnsi"/>
        </w:rPr>
        <w:tab/>
        <w:t xml:space="preserve">Chung Y, Garden FL, Marks GB, Vedam H. Causes of hypercapnic respiratory failure and associated in-hospital mortality. Respirology. 2023 Feb;28(2):176–82. </w:t>
      </w:r>
    </w:p>
    <w:p w14:paraId="7A61170C" w14:textId="77777777" w:rsidR="00593C1E" w:rsidRPr="00593C1E" w:rsidRDefault="00593C1E" w:rsidP="00593C1E">
      <w:pPr>
        <w:pStyle w:val="Bibliography"/>
        <w:rPr>
          <w:rFonts w:ascii="Aptos" w:eastAsiaTheme="minorHAnsi" w:hAnsiTheme="minorHAnsi"/>
        </w:rPr>
      </w:pPr>
      <w:r w:rsidRPr="00593C1E">
        <w:rPr>
          <w:rFonts w:ascii="Aptos" w:eastAsiaTheme="minorHAnsi" w:hAnsiTheme="minorHAnsi"/>
        </w:rPr>
        <w:t>3.</w:t>
      </w:r>
      <w:r w:rsidRPr="00593C1E">
        <w:rPr>
          <w:rFonts w:ascii="Aptos" w:eastAsiaTheme="minorHAnsi" w:hAnsiTheme="minorHAnsi"/>
        </w:rPr>
        <w:tab/>
        <w:t xml:space="preserve">Tregidgo L, D’Cruz RF. Supporting patients with hypercapnia. Clinical Medicine. 2024 Jan;24(1):100007. </w:t>
      </w:r>
    </w:p>
    <w:p w14:paraId="79BE21CA" w14:textId="77777777" w:rsidR="00593C1E" w:rsidRPr="00593C1E" w:rsidRDefault="00593C1E" w:rsidP="00593C1E">
      <w:pPr>
        <w:pStyle w:val="Bibliography"/>
        <w:rPr>
          <w:rFonts w:ascii="Aptos" w:eastAsiaTheme="minorHAnsi" w:hAnsiTheme="minorHAnsi"/>
        </w:rPr>
      </w:pPr>
      <w:r w:rsidRPr="00593C1E">
        <w:rPr>
          <w:rFonts w:ascii="Aptos" w:eastAsiaTheme="minorHAnsi" w:hAnsiTheme="minorHAnsi"/>
        </w:rPr>
        <w:t>4.</w:t>
      </w:r>
      <w:r w:rsidRPr="00593C1E">
        <w:rPr>
          <w:rFonts w:ascii="Aptos" w:eastAsiaTheme="minorHAnsi" w:hAnsiTheme="minorHAnsi"/>
        </w:rPr>
        <w:tab/>
        <w:t xml:space="preserve">Jimenez JV, Ackrivo J, Hsu JY, Wilson MW, Labaki WW, Hansen-Flaschen J, et al. Lowering PCO2 With Noninvasive Ventilation Is Associated With Improved Survival in Chronic Hypercapnic Respiratory Failure. Respir Care. 2023 Nov 25;68(12):1613–22. </w:t>
      </w:r>
    </w:p>
    <w:p w14:paraId="0E233B18" w14:textId="77777777" w:rsidR="00593C1E" w:rsidRPr="00593C1E" w:rsidRDefault="00593C1E" w:rsidP="00593C1E">
      <w:pPr>
        <w:pStyle w:val="Bibliography"/>
        <w:rPr>
          <w:rFonts w:ascii="Aptos" w:eastAsiaTheme="minorHAnsi" w:hAnsiTheme="minorHAnsi"/>
        </w:rPr>
      </w:pPr>
      <w:r w:rsidRPr="00593C1E">
        <w:rPr>
          <w:rFonts w:ascii="Aptos" w:eastAsiaTheme="minorHAnsi" w:hAnsiTheme="minorHAnsi"/>
        </w:rPr>
        <w:t>5.</w:t>
      </w:r>
      <w:r w:rsidRPr="00593C1E">
        <w:rPr>
          <w:rFonts w:ascii="Aptos" w:eastAsiaTheme="minorHAnsi" w:hAnsiTheme="minorHAnsi"/>
        </w:rPr>
        <w:tab/>
        <w:t xml:space="preserve">Sharma S, Stansbury R, Mudgal M, Srinivasan P, Rojas E, Olgers KK, et al. Post-Discharge non-invasive ventilation for hypercapnic respiratory failure: Outcomes in a Rural Cohort. PLoS One. 2025;20(4):e0321420. </w:t>
      </w:r>
    </w:p>
    <w:p w14:paraId="789ED32B" w14:textId="77777777" w:rsidR="00593C1E" w:rsidRPr="00593C1E" w:rsidRDefault="00593C1E" w:rsidP="00593C1E">
      <w:pPr>
        <w:pStyle w:val="Bibliography"/>
        <w:rPr>
          <w:rFonts w:ascii="Aptos" w:eastAsiaTheme="minorHAnsi" w:hAnsiTheme="minorHAnsi"/>
        </w:rPr>
      </w:pPr>
      <w:r w:rsidRPr="00593C1E">
        <w:rPr>
          <w:rFonts w:ascii="Aptos" w:eastAsiaTheme="minorHAnsi" w:hAnsiTheme="minorHAnsi"/>
        </w:rPr>
        <w:t>6.</w:t>
      </w:r>
      <w:r w:rsidRPr="00593C1E">
        <w:rPr>
          <w:rFonts w:ascii="Aptos" w:eastAsiaTheme="minorHAnsi" w:hAnsiTheme="minorHAnsi"/>
        </w:rPr>
        <w:tab/>
        <w:t xml:space="preserve">Mohan A, Premanand R, Reddy LN, Rao MH, Sharma SK, Kamity R, et al. Clinical presentation and predictors of outcome in patients with severe acute exacerbation of chronic obstructive pulmonary disease requiring admission to intensive care unit. BMC Pulm Med. 2006 Dec 19;6:27. </w:t>
      </w:r>
    </w:p>
    <w:p w14:paraId="00181575" w14:textId="77777777" w:rsidR="00593C1E" w:rsidRPr="00593C1E" w:rsidRDefault="00593C1E" w:rsidP="00593C1E">
      <w:pPr>
        <w:pStyle w:val="Bibliography"/>
        <w:rPr>
          <w:rFonts w:ascii="Aptos" w:eastAsiaTheme="minorHAnsi" w:hAnsiTheme="minorHAnsi"/>
        </w:rPr>
      </w:pPr>
      <w:r w:rsidRPr="00593C1E">
        <w:rPr>
          <w:rFonts w:ascii="Aptos" w:eastAsiaTheme="minorHAnsi" w:hAnsiTheme="minorHAnsi"/>
        </w:rPr>
        <w:t>7.</w:t>
      </w:r>
      <w:r w:rsidRPr="00593C1E">
        <w:rPr>
          <w:rFonts w:ascii="Aptos" w:eastAsiaTheme="minorHAnsi" w:hAnsiTheme="minorHAnsi"/>
        </w:rPr>
        <w:tab/>
        <w:t>Wagner MM, Hogan WR, Chapman WW, Gesteland PH. Chief Complaints and ICD Codes. In: Handbook of Biosurveillance [Internet]. Elsevier; 2006 [cited 2026 Jan 14]. p. 333–59. Available from: https://linkinghub.elsevier.com/retrieve/pii/B9780123693785500259</w:t>
      </w:r>
    </w:p>
    <w:p w14:paraId="36FBCE4B" w14:textId="77777777" w:rsidR="00593C1E" w:rsidRPr="00593C1E" w:rsidRDefault="00593C1E" w:rsidP="00593C1E">
      <w:pPr>
        <w:pStyle w:val="Bibliography"/>
        <w:rPr>
          <w:rFonts w:ascii="Aptos" w:eastAsiaTheme="minorHAnsi" w:hAnsiTheme="minorHAnsi"/>
        </w:rPr>
      </w:pPr>
      <w:r w:rsidRPr="00593C1E">
        <w:rPr>
          <w:rFonts w:ascii="Aptos" w:eastAsiaTheme="minorHAnsi" w:hAnsiTheme="minorHAnsi"/>
        </w:rPr>
        <w:t>8.</w:t>
      </w:r>
      <w:r w:rsidRPr="00593C1E">
        <w:rPr>
          <w:rFonts w:ascii="Aptos" w:eastAsiaTheme="minorHAnsi" w:hAnsiTheme="minorHAnsi"/>
        </w:rPr>
        <w:tab/>
        <w:t xml:space="preserve">Koleck TA, Dreisbach C, Bourne PE, Bakken S. Natural language processing of symptoms documented in free-text narratives of electronic health records: a systematic review. J Am Med Inform Assoc. 2019 Apr 1;26(4):364–79. </w:t>
      </w:r>
    </w:p>
    <w:p w14:paraId="7525F434" w14:textId="77777777" w:rsidR="00593C1E" w:rsidRPr="00593C1E" w:rsidRDefault="00593C1E" w:rsidP="00593C1E">
      <w:pPr>
        <w:pStyle w:val="Bibliography"/>
        <w:rPr>
          <w:rFonts w:ascii="Aptos" w:eastAsiaTheme="minorHAnsi" w:hAnsiTheme="minorHAnsi"/>
        </w:rPr>
      </w:pPr>
      <w:r w:rsidRPr="00593C1E">
        <w:rPr>
          <w:rFonts w:ascii="Aptos" w:eastAsiaTheme="minorHAnsi" w:hAnsiTheme="minorHAnsi"/>
        </w:rPr>
        <w:t>9.</w:t>
      </w:r>
      <w:r w:rsidRPr="00593C1E">
        <w:rPr>
          <w:rFonts w:ascii="Aptos" w:eastAsiaTheme="minorHAnsi" w:hAnsiTheme="minorHAnsi"/>
        </w:rPr>
        <w:tab/>
        <w:t>Johnson A, Bulgarelli L, Pollard T, Celi LA, Mark R, Horng S. MIMIC-IV-ED [Internet]. PhysioNet; [cited 2026 Jan 17]. Available from: https://physionet.org/content/mimic-iv-ed/2.2/</w:t>
      </w:r>
    </w:p>
    <w:p w14:paraId="4C165804" w14:textId="77777777" w:rsidR="00593C1E" w:rsidRPr="00593C1E" w:rsidRDefault="00593C1E" w:rsidP="00593C1E">
      <w:pPr>
        <w:pStyle w:val="Bibliography"/>
        <w:rPr>
          <w:rFonts w:ascii="Aptos" w:eastAsiaTheme="minorHAnsi" w:hAnsiTheme="minorHAnsi"/>
        </w:rPr>
      </w:pPr>
      <w:r w:rsidRPr="00593C1E">
        <w:rPr>
          <w:rFonts w:ascii="Aptos" w:eastAsiaTheme="minorHAnsi" w:hAnsiTheme="minorHAnsi"/>
        </w:rPr>
        <w:t>10.</w:t>
      </w:r>
      <w:r w:rsidRPr="00593C1E">
        <w:rPr>
          <w:rFonts w:ascii="Aptos" w:eastAsiaTheme="minorHAnsi" w:hAnsiTheme="minorHAnsi"/>
        </w:rPr>
        <w:tab/>
        <w:t>World Health Organization. International Statistical Classification of Diseases and Related Health Problems (ICD) [Internet]. Available from: https://www.who.int/classifications/classification-of-diseases</w:t>
      </w:r>
    </w:p>
    <w:p w14:paraId="103B654D" w14:textId="77777777" w:rsidR="00593C1E" w:rsidRPr="00593C1E" w:rsidRDefault="00593C1E" w:rsidP="00593C1E">
      <w:pPr>
        <w:pStyle w:val="Bibliography"/>
        <w:rPr>
          <w:rFonts w:ascii="Aptos" w:eastAsiaTheme="minorHAnsi" w:hAnsiTheme="minorHAnsi"/>
        </w:rPr>
      </w:pPr>
      <w:r w:rsidRPr="00593C1E">
        <w:rPr>
          <w:rFonts w:ascii="Aptos" w:eastAsiaTheme="minorHAnsi" w:hAnsiTheme="minorHAnsi"/>
        </w:rPr>
        <w:t>11.</w:t>
      </w:r>
      <w:r w:rsidRPr="00593C1E">
        <w:rPr>
          <w:rFonts w:ascii="Aptos" w:eastAsiaTheme="minorHAnsi" w:hAnsiTheme="minorHAnsi"/>
        </w:rPr>
        <w:tab/>
        <w:t>Huang K, Altosaar J, Ranganath R. ClinicalBERT: Modeling Clinical Notes and Predicting Hospital Readmission [Internet]. arXiv; 2019 [cited 2026 Jan 18]. Available from: https://arxiv.org/abs/1904.05342</w:t>
      </w:r>
    </w:p>
    <w:p w14:paraId="51A9F843" w14:textId="77777777" w:rsidR="00593C1E" w:rsidRPr="00593C1E" w:rsidRDefault="00593C1E" w:rsidP="00593C1E">
      <w:pPr>
        <w:pStyle w:val="Bibliography"/>
        <w:rPr>
          <w:rFonts w:ascii="Aptos" w:eastAsiaTheme="minorHAnsi" w:hAnsiTheme="minorHAnsi"/>
        </w:rPr>
      </w:pPr>
      <w:r w:rsidRPr="00593C1E">
        <w:rPr>
          <w:rFonts w:ascii="Aptos" w:eastAsiaTheme="minorHAnsi" w:hAnsiTheme="minorHAnsi"/>
        </w:rPr>
        <w:lastRenderedPageBreak/>
        <w:t>12.</w:t>
      </w:r>
      <w:r w:rsidRPr="00593C1E">
        <w:rPr>
          <w:rFonts w:ascii="Aptos" w:eastAsiaTheme="minorHAnsi" w:hAnsiTheme="minorHAnsi"/>
        </w:rPr>
        <w:tab/>
        <w:t>Devlin J, Chang MW, Lee K, Toutanova K. BERT: Pre-training of Deep Bidirectional Transformers for Language Understanding [Internet]. arXiv; 2018 [cited 2026 Jan 18]. Available from: https://arxiv.org/abs/1810.04805</w:t>
      </w:r>
    </w:p>
    <w:p w14:paraId="00A61283" w14:textId="77777777" w:rsidR="00593C1E" w:rsidRPr="00593C1E" w:rsidRDefault="00593C1E" w:rsidP="00593C1E">
      <w:pPr>
        <w:pStyle w:val="Bibliography"/>
        <w:rPr>
          <w:rFonts w:ascii="Aptos" w:eastAsiaTheme="minorHAnsi" w:hAnsiTheme="minorHAnsi"/>
        </w:rPr>
      </w:pPr>
      <w:r w:rsidRPr="00593C1E">
        <w:rPr>
          <w:rFonts w:ascii="Aptos" w:eastAsiaTheme="minorHAnsi" w:hAnsiTheme="minorHAnsi"/>
        </w:rPr>
        <w:t>13.</w:t>
      </w:r>
      <w:r w:rsidRPr="00593C1E">
        <w:rPr>
          <w:rFonts w:ascii="Aptos" w:eastAsiaTheme="minorHAnsi" w:hAnsiTheme="minorHAnsi"/>
        </w:rPr>
        <w:tab/>
        <w:t>Cairns C, Kang K. National Hospital Ambulatory Medical Care Survey: 2020 Emergency Department Summary Tables [Internet]. National Center for Health Statistics (U.S.); 2022 Dec [cited 2026 Jan 18]. Available from: https://stacks.cdc.gov/view/cdc/121911</w:t>
      </w:r>
    </w:p>
    <w:p w14:paraId="7E20DBD7" w14:textId="77777777" w:rsidR="00593C1E" w:rsidRPr="00593C1E" w:rsidRDefault="00593C1E" w:rsidP="00593C1E">
      <w:pPr>
        <w:pStyle w:val="Bibliography"/>
        <w:rPr>
          <w:rFonts w:ascii="Aptos" w:eastAsiaTheme="minorHAnsi" w:hAnsiTheme="minorHAnsi"/>
        </w:rPr>
      </w:pPr>
      <w:r w:rsidRPr="00593C1E">
        <w:rPr>
          <w:rFonts w:ascii="Aptos" w:eastAsiaTheme="minorHAnsi" w:hAnsiTheme="minorHAnsi"/>
        </w:rPr>
        <w:t>14.</w:t>
      </w:r>
      <w:r w:rsidRPr="00593C1E">
        <w:rPr>
          <w:rFonts w:ascii="Aptos" w:eastAsiaTheme="minorHAnsi" w:hAnsiTheme="minorHAnsi"/>
        </w:rPr>
        <w:tab/>
        <w:t xml:space="preserve">Walkey AJ, Wiener RS. Use of Noninvasive Ventilation in Patients with Acute Respiratory Failure, 2000–2009. Annals of the American Thoracic Society. 2013 Feb 1;10(1):10–7. </w:t>
      </w:r>
    </w:p>
    <w:p w14:paraId="4D9EC669" w14:textId="77777777" w:rsidR="00593C1E" w:rsidRPr="00593C1E" w:rsidRDefault="00593C1E" w:rsidP="00593C1E">
      <w:pPr>
        <w:pStyle w:val="Bibliography"/>
        <w:rPr>
          <w:rFonts w:ascii="Aptos" w:eastAsiaTheme="minorHAnsi" w:hAnsiTheme="minorHAnsi"/>
        </w:rPr>
      </w:pPr>
      <w:r w:rsidRPr="00593C1E">
        <w:rPr>
          <w:rFonts w:ascii="Aptos" w:eastAsiaTheme="minorHAnsi" w:hAnsiTheme="minorHAnsi"/>
        </w:rPr>
        <w:t>15.</w:t>
      </w:r>
      <w:r w:rsidRPr="00593C1E">
        <w:rPr>
          <w:rFonts w:ascii="Aptos" w:eastAsiaTheme="minorHAnsi" w:hAnsiTheme="minorHAnsi"/>
        </w:rPr>
        <w:tab/>
        <w:t xml:space="preserve">Scala R, Pisani L. Noninvasive ventilation in acute respiratory failure: which recipe for success? Eur Respir Rev. 2018 Sept 30;27(149):180029. </w:t>
      </w:r>
    </w:p>
    <w:p w14:paraId="5F2E8089" w14:textId="77777777" w:rsidR="00593C1E" w:rsidRPr="00593C1E" w:rsidRDefault="00593C1E" w:rsidP="00593C1E">
      <w:pPr>
        <w:pStyle w:val="Bibliography"/>
        <w:rPr>
          <w:rFonts w:ascii="Aptos" w:eastAsiaTheme="minorHAnsi" w:hAnsiTheme="minorHAnsi"/>
        </w:rPr>
      </w:pPr>
      <w:r w:rsidRPr="00593C1E">
        <w:rPr>
          <w:rFonts w:ascii="Aptos" w:eastAsiaTheme="minorHAnsi" w:hAnsiTheme="minorHAnsi"/>
        </w:rPr>
        <w:t>16.</w:t>
      </w:r>
      <w:r w:rsidRPr="00593C1E">
        <w:rPr>
          <w:rFonts w:ascii="Aptos" w:eastAsiaTheme="minorHAnsi" w:hAnsiTheme="minorHAnsi"/>
        </w:rPr>
        <w:tab/>
        <w:t xml:space="preserve">Stewart J, Lu J, Goudie A, Arendts G, Meka SA, Freeman S, et al. Applications of natural language processing at emergency department triage: A narrative review. Reddy S, editor. PLoS ONE. 2023 Dec 14;18(12):e0279953. </w:t>
      </w:r>
    </w:p>
    <w:p w14:paraId="4CACDEFB" w14:textId="1605F22C" w:rsidR="002B6F04" w:rsidRDefault="00566451" w:rsidP="00593C1E">
      <w:pPr>
        <w:pStyle w:val="Bibliography"/>
      </w:pPr>
      <w:r>
        <w:fldChar w:fldCharType="end"/>
      </w:r>
    </w:p>
    <w:sectPr w:rsidR="002B6F04" w:rsidSect="00E611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3" w:author="Brian Locke" w:date="2026-01-29T14:33:00Z" w:initials="BL">
    <w:p w14:paraId="63504660" w14:textId="77777777" w:rsidR="006F7A8F" w:rsidRDefault="006F7A8F" w:rsidP="006F7A8F">
      <w:r>
        <w:rPr>
          <w:rStyle w:val="CommentReference"/>
        </w:rPr>
        <w:annotationRef/>
      </w:r>
      <w:r>
        <w:rPr>
          <w:sz w:val="20"/>
          <w:szCs w:val="20"/>
        </w:rPr>
        <w:t>HRF is a tough acronym because hypoxemic respiratory failure is also HRF</w:t>
      </w:r>
    </w:p>
  </w:comment>
  <w:comment w:id="64" w:author="Brian Locke" w:date="2026-01-27T16:11:00Z" w:initials="BL">
    <w:p w14:paraId="675B23F5" w14:textId="565B961F" w:rsidR="00AD0759" w:rsidRDefault="00AD0759" w:rsidP="00AD0759">
      <w:r>
        <w:rPr>
          <w:rStyle w:val="CommentReference"/>
        </w:rPr>
        <w:annotationRef/>
      </w:r>
      <w:r>
        <w:rPr>
          <w:sz w:val="20"/>
          <w:szCs w:val="20"/>
        </w:rPr>
        <w:t>only for acute, but we are interested in both acute and chronic - hence, no pH threshold</w:t>
      </w:r>
    </w:p>
  </w:comment>
  <w:comment w:id="65" w:author="Brian Locke" w:date="2026-01-27T16:12:00Z" w:initials="BL">
    <w:p w14:paraId="2309CAFF" w14:textId="77777777" w:rsidR="00AD0759" w:rsidRDefault="00AD0759" w:rsidP="00AD0759">
      <w:r>
        <w:rPr>
          <w:rStyle w:val="CommentReference"/>
        </w:rPr>
        <w:annotationRef/>
      </w:r>
      <w:r>
        <w:rPr>
          <w:sz w:val="20"/>
          <w:szCs w:val="20"/>
        </w:rPr>
        <w:t>I think we should probably call out (perhaps later in the intro, or in the methods - taht we are interesting in capturing all sorts of hypercapnia, including chronic compensated hypercapnia, hypercapnia in the context of non-respiratory situations etc... however, because we are going after ED chief complaints, no seeking to include iatrogenic hypercapnia</w:t>
      </w:r>
    </w:p>
  </w:comment>
  <w:comment w:id="66" w:author="Brian Locke" w:date="2026-01-28T12:05:00Z" w:initials="BL">
    <w:p w14:paraId="387DBC4F" w14:textId="77777777" w:rsidR="00F829C9" w:rsidRDefault="00F829C9" w:rsidP="00F829C9">
      <w:r>
        <w:rPr>
          <w:rStyle w:val="CommentReference"/>
        </w:rPr>
        <w:annotationRef/>
      </w:r>
      <w:r>
        <w:rPr>
          <w:sz w:val="20"/>
          <w:szCs w:val="20"/>
        </w:rPr>
        <w:t>This is a little tricky - as some do define hypercapnic respiratory failure as encompassing a clinical constellation of symptoms. I might reframe these first two paragraphs such that that problem is: """Hypercapnic respiratory failure is conceptually meant to encompass a clinical syndrome, but is just diagnosed based on blood gas. The symptoms and signs that co-occur with hypercapnia are undercharacterized, which hampers clinical diagnosis and research understanding"</w:t>
      </w:r>
    </w:p>
  </w:comment>
  <w:comment w:id="68" w:author="Brian Locke" w:date="2026-01-28T12:05:00Z" w:initials="BL">
    <w:p w14:paraId="35E38E9F" w14:textId="77777777" w:rsidR="00F829C9" w:rsidRDefault="00F829C9" w:rsidP="00F829C9">
      <w:r>
        <w:rPr>
          <w:rStyle w:val="CommentReference"/>
        </w:rPr>
        <w:annotationRef/>
      </w:r>
      <w:r>
        <w:rPr>
          <w:sz w:val="20"/>
          <w:szCs w:val="20"/>
        </w:rPr>
        <w:t>this is a nice summary of the gap</w:t>
      </w:r>
    </w:p>
  </w:comment>
  <w:comment w:id="69" w:author="Brian Locke" w:date="2026-01-28T12:07:00Z" w:initials="BL">
    <w:p w14:paraId="2A73A687" w14:textId="77777777" w:rsidR="00F829C9" w:rsidRDefault="00F829C9" w:rsidP="00F829C9">
      <w:r>
        <w:rPr>
          <w:rStyle w:val="CommentReference"/>
        </w:rPr>
        <w:annotationRef/>
      </w:r>
      <w:r>
        <w:rPr>
          <w:sz w:val="20"/>
          <w:szCs w:val="20"/>
        </w:rPr>
        <w:t>also - nice hook statement. I might build it out slightly to say if we better understood the usual signs/symptoms co-occuring wih hypercapnia, it could allow us to better diagnose the condition and guide future research efforts  e.g. by characterizing what type of patients are at risk.</w:t>
      </w:r>
    </w:p>
  </w:comment>
  <w:comment w:id="78" w:author="Brian Locke" w:date="2026-01-29T14:47:00Z" w:initials="BL">
    <w:p w14:paraId="0CE3395A" w14:textId="77777777" w:rsidR="00CC6CC8" w:rsidRDefault="00CC6CC8" w:rsidP="00CC6CC8">
      <w:r>
        <w:rPr>
          <w:rStyle w:val="CommentReference"/>
        </w:rPr>
        <w:annotationRef/>
      </w:r>
      <w:r>
        <w:rPr>
          <w:sz w:val="20"/>
          <w:szCs w:val="20"/>
        </w:rPr>
        <w:t>and the hospital medicine version</w:t>
      </w:r>
    </w:p>
  </w:comment>
  <w:comment w:id="145" w:author="Brian Locke" w:date="2026-01-29T15:15:00Z" w:initials="BL">
    <w:p w14:paraId="0C071E61" w14:textId="77777777" w:rsidR="00EC6037" w:rsidRDefault="00EC6037" w:rsidP="00EC6037">
      <w:r>
        <w:rPr>
          <w:rStyle w:val="CommentReference"/>
        </w:rPr>
        <w:annotationRef/>
      </w:r>
      <w:r>
        <w:rPr>
          <w:sz w:val="20"/>
          <w:szCs w:val="20"/>
        </w:rPr>
        <w:t>need citation supporting 50 mmHg threshold</w:t>
      </w:r>
    </w:p>
  </w:comment>
  <w:comment w:id="157" w:author="Brian Locke" w:date="2026-01-27T16:15:00Z" w:initials="BL">
    <w:p w14:paraId="093960B4" w14:textId="2706C3CD" w:rsidR="00AD0759" w:rsidRDefault="00AD0759" w:rsidP="00AD0759">
      <w:r>
        <w:rPr>
          <w:rStyle w:val="CommentReference"/>
        </w:rPr>
        <w:annotationRef/>
      </w:r>
      <w:r>
        <w:rPr>
          <w:sz w:val="20"/>
          <w:szCs w:val="20"/>
        </w:rPr>
        <w:t>we probably need timing info on ABGs for this</w:t>
      </w:r>
    </w:p>
  </w:comment>
  <w:comment w:id="158" w:author="Brian Locke" w:date="2026-01-29T15:22:00Z" w:initials="BL">
    <w:p w14:paraId="7A292ED2" w14:textId="77777777" w:rsidR="00EC6037" w:rsidRDefault="00EC6037" w:rsidP="00EC6037">
      <w:r>
        <w:rPr>
          <w:rStyle w:val="CommentReference"/>
        </w:rPr>
        <w:annotationRef/>
      </w:r>
      <w:r>
        <w:rPr>
          <w:sz w:val="20"/>
          <w:szCs w:val="20"/>
        </w:rPr>
        <w:t xml:space="preserve">I think we can discuss the covariates / patient descriptors we're interested in without a separate section </w:t>
      </w:r>
    </w:p>
  </w:comment>
  <w:comment w:id="165" w:author="Brian Locke" w:date="2026-01-29T16:21:00Z" w:initials="BL">
    <w:p w14:paraId="608557C5" w14:textId="77777777" w:rsidR="006571C2" w:rsidRDefault="006571C2" w:rsidP="006571C2">
      <w:r>
        <w:rPr>
          <w:rStyle w:val="CommentReference"/>
        </w:rPr>
        <w:annotationRef/>
      </w:r>
      <w:r>
        <w:rPr>
          <w:sz w:val="20"/>
          <w:szCs w:val="20"/>
        </w:rPr>
        <w:t>sorry for the block revisions - I just cut and chopped moving stuff around so much it made more sense to paste a new block</w:t>
      </w:r>
    </w:p>
  </w:comment>
  <w:comment w:id="213" w:author="Brian Locke" w:date="2026-01-29T17:06:00Z" w:initials="BL">
    <w:p w14:paraId="1D110556" w14:textId="77777777" w:rsidR="001F0B5E" w:rsidRDefault="001F0B5E" w:rsidP="001F0B5E">
      <w:r>
        <w:rPr>
          <w:rStyle w:val="CommentReference"/>
        </w:rPr>
        <w:annotationRef/>
      </w:r>
      <w:r>
        <w:rPr>
          <w:sz w:val="20"/>
          <w:szCs w:val="20"/>
        </w:rPr>
        <w:t xml:space="preserve">Power calculation for the number of reviews: </w:t>
      </w:r>
      <w:r>
        <w:rPr>
          <w:sz w:val="20"/>
          <w:szCs w:val="20"/>
        </w:rPr>
        <w:br/>
      </w:r>
      <w:r>
        <w:rPr>
          <w:b/>
          <w:bCs/>
          <w:sz w:val="20"/>
          <w:szCs w:val="20"/>
        </w:rPr>
        <w:t>Target</w:t>
      </w:r>
      <w:r>
        <w:rPr>
          <w:sz w:val="20"/>
          <w:szCs w:val="20"/>
        </w:rPr>
        <w:t>: two‑sided 95% CI width ≤ 0.10 around an anticipated κ ≈ 0.70.</w:t>
      </w:r>
    </w:p>
    <w:p w14:paraId="31068132" w14:textId="77777777" w:rsidR="001F0B5E" w:rsidRDefault="001F0B5E" w:rsidP="001F0B5E">
      <w:r>
        <w:rPr>
          <w:sz w:val="20"/>
          <w:szCs w:val="20"/>
        </w:rPr>
        <w:tab/>
      </w:r>
      <w:r>
        <w:rPr>
          <w:b/>
          <w:bCs/>
          <w:sz w:val="20"/>
          <w:szCs w:val="20"/>
        </w:rPr>
        <w:t>Key inputs</w:t>
      </w:r>
      <w:r>
        <w:rPr>
          <w:sz w:val="20"/>
          <w:szCs w:val="20"/>
        </w:rPr>
        <w:t xml:space="preserve">: the </w:t>
      </w:r>
      <w:r>
        <w:rPr>
          <w:b/>
          <w:bCs/>
          <w:sz w:val="20"/>
          <w:szCs w:val="20"/>
        </w:rPr>
        <w:t>category prevalence (marginals)</w:t>
      </w:r>
      <w:r>
        <w:rPr>
          <w:sz w:val="20"/>
          <w:szCs w:val="20"/>
        </w:rPr>
        <w:t xml:space="preserve"> for each rater (often assumed equal and taken from a pilot). CI width for κ is highly sensitive to imbalance; you can’t size accurately without plausible marginals</w:t>
      </w:r>
    </w:p>
    <w:p w14:paraId="6197238B" w14:textId="77777777" w:rsidR="001F0B5E" w:rsidRDefault="001F0B5E" w:rsidP="001F0B5E">
      <w:r>
        <w:rPr>
          <w:b/>
          <w:bCs/>
          <w:sz w:val="20"/>
          <w:szCs w:val="20"/>
        </w:rPr>
        <w:t>Precision‑based</w:t>
      </w:r>
      <w:r>
        <w:rPr>
          <w:sz w:val="20"/>
          <w:szCs w:val="20"/>
        </w:rPr>
        <w:t xml:space="preserve"> (recommended for your goal): choose </w:t>
      </w:r>
      <w:r>
        <w:rPr>
          <w:i/>
          <w:iCs/>
          <w:sz w:val="20"/>
          <w:szCs w:val="20"/>
        </w:rPr>
        <w:t>n</w:t>
      </w:r>
      <w:r>
        <w:rPr>
          <w:sz w:val="20"/>
          <w:szCs w:val="20"/>
        </w:rPr>
        <w:t xml:space="preserve"> so the expected 95% CI for κ has width ≤ 0.10.</w:t>
      </w:r>
    </w:p>
    <w:p w14:paraId="7E3B772A" w14:textId="77777777" w:rsidR="001F0B5E" w:rsidRDefault="001F0B5E" w:rsidP="001F0B5E">
      <w:r>
        <w:rPr>
          <w:sz w:val="20"/>
          <w:szCs w:val="20"/>
        </w:rPr>
        <w:t xml:space="preserve">Best guess - Kappa 0.7 is a solid pipeline. </w:t>
      </w:r>
    </w:p>
    <w:p w14:paraId="4A578722" w14:textId="77777777" w:rsidR="001F0B5E" w:rsidRDefault="001F0B5E" w:rsidP="001F0B5E">
      <w:r>
        <w:rPr>
          <w:sz w:val="20"/>
          <w:szCs w:val="20"/>
        </w:rPr>
        <w:t xml:space="preserve">20% CI width (ie. 0.8 to 0.6) and c(0.5, 0.2, 0.1, 0.05, 0.15) as marginals -  - 161 patients required. </w:t>
      </w:r>
    </w:p>
    <w:p w14:paraId="1849E1B2" w14:textId="77777777" w:rsidR="001F0B5E" w:rsidRDefault="001F0B5E" w:rsidP="001F0B5E"/>
  </w:comment>
  <w:comment w:id="232" w:author="Brian Locke" w:date="2026-01-29T16:48:00Z" w:initials="BL">
    <w:p w14:paraId="7D78734B" w14:textId="5355F68A" w:rsidR="00264408" w:rsidRDefault="00264408" w:rsidP="00264408">
      <w:r>
        <w:rPr>
          <w:rStyle w:val="CommentReference"/>
        </w:rPr>
        <w:annotationRef/>
      </w:r>
      <w:r>
        <w:rPr>
          <w:sz w:val="20"/>
          <w:szCs w:val="20"/>
        </w:rPr>
        <w:t xml:space="preserve">Create this </w:t>
      </w:r>
    </w:p>
    <w:p w14:paraId="10EBFE02" w14:textId="77777777" w:rsidR="00264408" w:rsidRDefault="00264408" w:rsidP="00264408">
      <w:r>
        <w:rPr>
          <w:b/>
          <w:bCs/>
          <w:sz w:val="20"/>
          <w:szCs w:val="20"/>
        </w:rPr>
        <w:t>Cohort construction and definitions</w:t>
      </w:r>
    </w:p>
    <w:p w14:paraId="487C4CA5" w14:textId="77777777" w:rsidR="00264408" w:rsidRDefault="00264408" w:rsidP="00264408">
      <w:r>
        <w:rPr>
          <w:sz w:val="20"/>
          <w:szCs w:val="20"/>
        </w:rPr>
        <w:tab/>
        <w:t>•</w:t>
      </w:r>
      <w:r>
        <w:rPr>
          <w:sz w:val="20"/>
          <w:szCs w:val="20"/>
        </w:rPr>
        <w:tab/>
      </w:r>
      <w:r>
        <w:rPr>
          <w:b/>
          <w:bCs/>
          <w:sz w:val="20"/>
          <w:szCs w:val="20"/>
        </w:rPr>
        <w:t>Cohort flow diagram / counts</w:t>
      </w:r>
      <w:r>
        <w:rPr>
          <w:sz w:val="20"/>
          <w:szCs w:val="20"/>
        </w:rPr>
        <w:t>:</w:t>
      </w:r>
    </w:p>
    <w:p w14:paraId="63953F70" w14:textId="77777777" w:rsidR="00264408" w:rsidRDefault="00264408" w:rsidP="00264408">
      <w:r>
        <w:rPr>
          <w:sz w:val="20"/>
          <w:szCs w:val="20"/>
        </w:rPr>
        <w:tab/>
        <w:t>•</w:t>
      </w:r>
      <w:r>
        <w:rPr>
          <w:sz w:val="20"/>
          <w:szCs w:val="20"/>
        </w:rPr>
        <w:tab/>
        <w:t>total ED encounters,</w:t>
      </w:r>
    </w:p>
    <w:p w14:paraId="6FAFA24C" w14:textId="77777777" w:rsidR="00264408" w:rsidRDefault="00264408" w:rsidP="00264408">
      <w:r>
        <w:rPr>
          <w:sz w:val="20"/>
          <w:szCs w:val="20"/>
        </w:rPr>
        <w:tab/>
        <w:t>•</w:t>
      </w:r>
      <w:r>
        <w:rPr>
          <w:sz w:val="20"/>
          <w:szCs w:val="20"/>
        </w:rPr>
        <w:tab/>
        <w:t xml:space="preserve">number excluded for missing chief complaint (you state an exclusion but not the count). </w:t>
      </w:r>
    </w:p>
    <w:p w14:paraId="06E0C484" w14:textId="77777777" w:rsidR="00264408" w:rsidRDefault="00264408" w:rsidP="00264408">
      <w:r>
        <w:rPr>
          <w:sz w:val="20"/>
          <w:szCs w:val="20"/>
        </w:rPr>
        <w:tab/>
        <w:t>•</w:t>
      </w:r>
      <w:r>
        <w:rPr>
          <w:sz w:val="20"/>
          <w:szCs w:val="20"/>
        </w:rPr>
        <w:tab/>
        <w:t>combed and each of: number meeting hypercapnia thresholds, number meeting ICD-code criteria,</w:t>
      </w:r>
    </w:p>
  </w:comment>
  <w:comment w:id="248" w:author="Brian Locke" w:date="2026-01-29T17:21:00Z" w:initials="BL">
    <w:p w14:paraId="1BAE0438" w14:textId="77777777" w:rsidR="009203A3" w:rsidRDefault="009203A3" w:rsidP="009203A3">
      <w:r>
        <w:rPr>
          <w:rStyle w:val="CommentReference"/>
        </w:rPr>
        <w:annotationRef/>
      </w:r>
      <w:r>
        <w:rPr>
          <w:sz w:val="20"/>
          <w:szCs w:val="20"/>
        </w:rPr>
        <w:t>an UpSet/Venn-style summary of overlap (ICD-only vs gas-only vs both) might be good.</w:t>
      </w:r>
    </w:p>
  </w:comment>
  <w:comment w:id="260" w:author="Brian Locke" w:date="2026-01-29T17:22:00Z" w:initials="BL">
    <w:p w14:paraId="503DEAF7" w14:textId="77777777" w:rsidR="009203A3" w:rsidRDefault="009203A3" w:rsidP="009203A3">
      <w:r>
        <w:rPr>
          <w:rStyle w:val="CommentReference"/>
        </w:rPr>
        <w:annotationRef/>
      </w:r>
      <w:r>
        <w:rPr>
          <w:sz w:val="20"/>
          <w:szCs w:val="20"/>
        </w:rPr>
        <w:t>Table 1 describing the overall cohort:</w:t>
      </w:r>
    </w:p>
    <w:p w14:paraId="726BE496" w14:textId="77777777" w:rsidR="009203A3" w:rsidRDefault="009203A3" w:rsidP="009203A3"/>
    <w:p w14:paraId="302D4D0C" w14:textId="77777777" w:rsidR="009203A3" w:rsidRDefault="009203A3" w:rsidP="009203A3">
      <w:r>
        <w:rPr>
          <w:sz w:val="20"/>
          <w:szCs w:val="20"/>
        </w:rPr>
        <w:t>demographics (age, sex, race/ethnicity; optionally insurance/language/marital status if you include them)</w:t>
      </w:r>
    </w:p>
    <w:p w14:paraId="54F19741" w14:textId="77777777" w:rsidR="009203A3" w:rsidRDefault="009203A3" w:rsidP="009203A3"/>
    <w:p w14:paraId="534486E8" w14:textId="77777777" w:rsidR="009203A3" w:rsidRDefault="009203A3" w:rsidP="009203A3">
      <w:r>
        <w:rPr>
          <w:sz w:val="20"/>
          <w:szCs w:val="20"/>
        </w:rPr>
        <w:t>ED severity proxies (triage acuity, initial vitals)</w:t>
      </w:r>
    </w:p>
    <w:p w14:paraId="06F85A83" w14:textId="77777777" w:rsidR="009203A3" w:rsidRDefault="009203A3" w:rsidP="009203A3"/>
    <w:p w14:paraId="00B4FA1B" w14:textId="77777777" w:rsidR="009203A3" w:rsidRDefault="009203A3" w:rsidP="009203A3">
      <w:r>
        <w:rPr>
          <w:sz w:val="20"/>
          <w:szCs w:val="20"/>
        </w:rPr>
        <w:t>hospitalization outcomes available in your data (ICU admission/LOS, hospital LOS, in-hospital mortality)</w:t>
      </w:r>
    </w:p>
    <w:p w14:paraId="39EB9F39" w14:textId="77777777" w:rsidR="009203A3" w:rsidRDefault="009203A3" w:rsidP="009203A3"/>
    <w:p w14:paraId="1D3A91ED" w14:textId="77777777" w:rsidR="009203A3" w:rsidRDefault="009203A3" w:rsidP="009203A3">
      <w:r>
        <w:rPr>
          <w:sz w:val="20"/>
          <w:szCs w:val="20"/>
        </w:rPr>
        <w:t>comorbidity burden (e.g., Elixhauser) and key phenotype flags (COPD, OHS/OSA, neuromuscular disease, CHF, infection, opioid/toxicologic)</w:t>
      </w:r>
    </w:p>
  </w:comment>
  <w:comment w:id="273" w:author="Brian Locke" w:date="2026-01-29T17:04:00Z" w:initials="BL">
    <w:p w14:paraId="42126EFF" w14:textId="2BAC7F52" w:rsidR="001F0B5E" w:rsidRDefault="001F0B5E" w:rsidP="001F0B5E">
      <w:r>
        <w:rPr>
          <w:rStyle w:val="CommentReference"/>
        </w:rPr>
        <w:annotationRef/>
      </w:r>
      <w:r>
        <w:rPr>
          <w:sz w:val="20"/>
          <w:szCs w:val="20"/>
        </w:rPr>
        <w:t>this might be a little too narrative and required to go into the discussion.</w:t>
      </w:r>
    </w:p>
  </w:comment>
  <w:comment w:id="368" w:author="Brian Locke" w:date="2026-01-29T17:53:00Z" w:initials="BL">
    <w:p w14:paraId="79557B39" w14:textId="77777777" w:rsidR="00E5629C" w:rsidRDefault="00E5629C" w:rsidP="00E5629C">
      <w:r>
        <w:rPr>
          <w:rStyle w:val="CommentReference"/>
        </w:rPr>
        <w:annotationRef/>
      </w:r>
      <w:r>
        <w:rPr>
          <w:sz w:val="20"/>
          <w:szCs w:val="20"/>
        </w:rPr>
        <w:t>Haven't spent as much time on this yet but we can revisit once the rest in place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504660" w15:done="0"/>
  <w15:commentEx w15:paraId="675B23F5" w15:done="0"/>
  <w15:commentEx w15:paraId="2309CAFF" w15:paraIdParent="675B23F5" w15:done="0"/>
  <w15:commentEx w15:paraId="387DBC4F" w15:done="0"/>
  <w15:commentEx w15:paraId="35E38E9F" w15:done="0"/>
  <w15:commentEx w15:paraId="2A73A687" w15:done="0"/>
  <w15:commentEx w15:paraId="0CE3395A" w15:done="0"/>
  <w15:commentEx w15:paraId="0C071E61" w15:done="0"/>
  <w15:commentEx w15:paraId="093960B4" w15:done="0"/>
  <w15:commentEx w15:paraId="7A292ED2" w15:done="0"/>
  <w15:commentEx w15:paraId="608557C5" w15:done="0"/>
  <w15:commentEx w15:paraId="1849E1B2" w15:done="0"/>
  <w15:commentEx w15:paraId="06E0C484" w15:done="0"/>
  <w15:commentEx w15:paraId="1BAE0438" w15:done="0"/>
  <w15:commentEx w15:paraId="1D3A91ED" w15:done="0"/>
  <w15:commentEx w15:paraId="42126EFF" w15:done="0"/>
  <w15:commentEx w15:paraId="79557B3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ACDAB9" w16cex:dateUtc="2026-01-29T21:33:00Z"/>
  <w16cex:commentExtensible w16cex:durableId="1C3330D7" w16cex:dateUtc="2026-01-27T23:11:00Z"/>
  <w16cex:commentExtensible w16cex:durableId="7AD6DC6F" w16cex:dateUtc="2026-01-27T23:12:00Z"/>
  <w16cex:commentExtensible w16cex:durableId="146094D5" w16cex:dateUtc="2026-01-28T19:05:00Z"/>
  <w16cex:commentExtensible w16cex:durableId="1A5411E4" w16cex:dateUtc="2026-01-28T19:05:00Z"/>
  <w16cex:commentExtensible w16cex:durableId="619FA13D" w16cex:dateUtc="2026-01-28T19:07:00Z"/>
  <w16cex:commentExtensible w16cex:durableId="341B4504" w16cex:dateUtc="2026-01-29T21:47:00Z"/>
  <w16cex:commentExtensible w16cex:durableId="141170FD" w16cex:dateUtc="2026-01-29T22:15:00Z"/>
  <w16cex:commentExtensible w16cex:durableId="03673454" w16cex:dateUtc="2026-01-27T23:15:00Z"/>
  <w16cex:commentExtensible w16cex:durableId="516E8FE2" w16cex:dateUtc="2026-01-29T22:22:00Z"/>
  <w16cex:commentExtensible w16cex:durableId="245140EC" w16cex:dateUtc="2026-01-29T23:21:00Z"/>
  <w16cex:commentExtensible w16cex:durableId="1F79D6C8" w16cex:dateUtc="2026-01-30T00:06:00Z"/>
  <w16cex:commentExtensible w16cex:durableId="182D0531" w16cex:dateUtc="2026-01-29T23:48:00Z"/>
  <w16cex:commentExtensible w16cex:durableId="3F076D56" w16cex:dateUtc="2026-01-30T00:21:00Z"/>
  <w16cex:commentExtensible w16cex:durableId="3531A72A" w16cex:dateUtc="2026-01-30T00:22:00Z"/>
  <w16cex:commentExtensible w16cex:durableId="61F44A1D" w16cex:dateUtc="2026-01-30T00:04:00Z"/>
  <w16cex:commentExtensible w16cex:durableId="2FD44954" w16cex:dateUtc="2026-01-30T00: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504660" w16cid:durableId="57ACDAB9"/>
  <w16cid:commentId w16cid:paraId="675B23F5" w16cid:durableId="1C3330D7"/>
  <w16cid:commentId w16cid:paraId="2309CAFF" w16cid:durableId="7AD6DC6F"/>
  <w16cid:commentId w16cid:paraId="387DBC4F" w16cid:durableId="146094D5"/>
  <w16cid:commentId w16cid:paraId="35E38E9F" w16cid:durableId="1A5411E4"/>
  <w16cid:commentId w16cid:paraId="2A73A687" w16cid:durableId="619FA13D"/>
  <w16cid:commentId w16cid:paraId="0CE3395A" w16cid:durableId="341B4504"/>
  <w16cid:commentId w16cid:paraId="0C071E61" w16cid:durableId="141170FD"/>
  <w16cid:commentId w16cid:paraId="093960B4" w16cid:durableId="03673454"/>
  <w16cid:commentId w16cid:paraId="7A292ED2" w16cid:durableId="516E8FE2"/>
  <w16cid:commentId w16cid:paraId="608557C5" w16cid:durableId="245140EC"/>
  <w16cid:commentId w16cid:paraId="1849E1B2" w16cid:durableId="1F79D6C8"/>
  <w16cid:commentId w16cid:paraId="06E0C484" w16cid:durableId="182D0531"/>
  <w16cid:commentId w16cid:paraId="1BAE0438" w16cid:durableId="3F076D56"/>
  <w16cid:commentId w16cid:paraId="1D3A91ED" w16cid:durableId="3531A72A"/>
  <w16cid:commentId w16cid:paraId="42126EFF" w16cid:durableId="61F44A1D"/>
  <w16cid:commentId w16cid:paraId="79557B39" w16cid:durableId="2FD4495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80906"/>
    <w:multiLevelType w:val="multilevel"/>
    <w:tmpl w:val="A15C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D5A89"/>
    <w:multiLevelType w:val="multilevel"/>
    <w:tmpl w:val="04BAA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F02221"/>
    <w:multiLevelType w:val="multilevel"/>
    <w:tmpl w:val="2B54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822E3A"/>
    <w:multiLevelType w:val="multilevel"/>
    <w:tmpl w:val="6A0C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626F20"/>
    <w:multiLevelType w:val="multilevel"/>
    <w:tmpl w:val="DABC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BF5E5C"/>
    <w:multiLevelType w:val="multilevel"/>
    <w:tmpl w:val="61BA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715730"/>
    <w:multiLevelType w:val="multilevel"/>
    <w:tmpl w:val="4BBE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5B7AF4"/>
    <w:multiLevelType w:val="multilevel"/>
    <w:tmpl w:val="87EA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6612981">
    <w:abstractNumId w:val="6"/>
  </w:num>
  <w:num w:numId="2" w16cid:durableId="1291976986">
    <w:abstractNumId w:val="3"/>
  </w:num>
  <w:num w:numId="3" w16cid:durableId="552160549">
    <w:abstractNumId w:val="7"/>
  </w:num>
  <w:num w:numId="4" w16cid:durableId="709112659">
    <w:abstractNumId w:val="1"/>
  </w:num>
  <w:num w:numId="5" w16cid:durableId="1224174992">
    <w:abstractNumId w:val="0"/>
  </w:num>
  <w:num w:numId="6" w16cid:durableId="47922217">
    <w:abstractNumId w:val="5"/>
  </w:num>
  <w:num w:numId="7" w16cid:durableId="1666980525">
    <w:abstractNumId w:val="4"/>
  </w:num>
  <w:num w:numId="8" w16cid:durableId="1857845386">
    <w:abstractNumId w:val="2"/>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ian Locke">
    <w15:presenceInfo w15:providerId="AD" w15:userId="S::locke@mountainbiometrics.com::3e92e2c1-cba6-4306-8707-a9c18ff46f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167"/>
    <w:rsid w:val="00003C81"/>
    <w:rsid w:val="00010054"/>
    <w:rsid w:val="00012352"/>
    <w:rsid w:val="00014919"/>
    <w:rsid w:val="000203E2"/>
    <w:rsid w:val="00032B24"/>
    <w:rsid w:val="00033A00"/>
    <w:rsid w:val="00046BD8"/>
    <w:rsid w:val="000532A9"/>
    <w:rsid w:val="00053903"/>
    <w:rsid w:val="00053E68"/>
    <w:rsid w:val="000806C5"/>
    <w:rsid w:val="00096A7F"/>
    <w:rsid w:val="000973AB"/>
    <w:rsid w:val="000A7560"/>
    <w:rsid w:val="000B690E"/>
    <w:rsid w:val="000C46BE"/>
    <w:rsid w:val="000C767B"/>
    <w:rsid w:val="000D1DCB"/>
    <w:rsid w:val="000D6901"/>
    <w:rsid w:val="000E1264"/>
    <w:rsid w:val="000E126C"/>
    <w:rsid w:val="000F15AA"/>
    <w:rsid w:val="00106000"/>
    <w:rsid w:val="00106287"/>
    <w:rsid w:val="00117536"/>
    <w:rsid w:val="0013382E"/>
    <w:rsid w:val="0015142B"/>
    <w:rsid w:val="00152E9C"/>
    <w:rsid w:val="001607E5"/>
    <w:rsid w:val="00173A5A"/>
    <w:rsid w:val="00187378"/>
    <w:rsid w:val="001878E4"/>
    <w:rsid w:val="00194536"/>
    <w:rsid w:val="00194A6F"/>
    <w:rsid w:val="0019516D"/>
    <w:rsid w:val="00195BB9"/>
    <w:rsid w:val="001A0D56"/>
    <w:rsid w:val="001A20CC"/>
    <w:rsid w:val="001A2481"/>
    <w:rsid w:val="001A5636"/>
    <w:rsid w:val="001B2920"/>
    <w:rsid w:val="001C0EEE"/>
    <w:rsid w:val="001C0F3E"/>
    <w:rsid w:val="001E18D7"/>
    <w:rsid w:val="001F0B5E"/>
    <w:rsid w:val="001F2350"/>
    <w:rsid w:val="001F7765"/>
    <w:rsid w:val="00200650"/>
    <w:rsid w:val="00210B39"/>
    <w:rsid w:val="00216346"/>
    <w:rsid w:val="0021663D"/>
    <w:rsid w:val="00235ACD"/>
    <w:rsid w:val="00237160"/>
    <w:rsid w:val="00237837"/>
    <w:rsid w:val="002518AE"/>
    <w:rsid w:val="0025322A"/>
    <w:rsid w:val="002562EC"/>
    <w:rsid w:val="00260656"/>
    <w:rsid w:val="00260E23"/>
    <w:rsid w:val="00262552"/>
    <w:rsid w:val="002640B4"/>
    <w:rsid w:val="00264408"/>
    <w:rsid w:val="0026531D"/>
    <w:rsid w:val="00271404"/>
    <w:rsid w:val="0027673E"/>
    <w:rsid w:val="00291AAF"/>
    <w:rsid w:val="00292BB4"/>
    <w:rsid w:val="00295551"/>
    <w:rsid w:val="00297719"/>
    <w:rsid w:val="002B1883"/>
    <w:rsid w:val="002B3594"/>
    <w:rsid w:val="002B653D"/>
    <w:rsid w:val="002B6F04"/>
    <w:rsid w:val="002D1174"/>
    <w:rsid w:val="002D41C5"/>
    <w:rsid w:val="002E1882"/>
    <w:rsid w:val="002E5487"/>
    <w:rsid w:val="002E6AFD"/>
    <w:rsid w:val="002E725B"/>
    <w:rsid w:val="002F08F3"/>
    <w:rsid w:val="002F3985"/>
    <w:rsid w:val="00301FDB"/>
    <w:rsid w:val="003046D4"/>
    <w:rsid w:val="003120C0"/>
    <w:rsid w:val="003138B9"/>
    <w:rsid w:val="0031547C"/>
    <w:rsid w:val="00322A79"/>
    <w:rsid w:val="0033692D"/>
    <w:rsid w:val="0034351B"/>
    <w:rsid w:val="00346F80"/>
    <w:rsid w:val="0035254B"/>
    <w:rsid w:val="0035712F"/>
    <w:rsid w:val="00363D93"/>
    <w:rsid w:val="003756CC"/>
    <w:rsid w:val="00390488"/>
    <w:rsid w:val="00396AD2"/>
    <w:rsid w:val="00397446"/>
    <w:rsid w:val="003A2AB5"/>
    <w:rsid w:val="003A4375"/>
    <w:rsid w:val="003A659F"/>
    <w:rsid w:val="003A775E"/>
    <w:rsid w:val="003D2620"/>
    <w:rsid w:val="003D2BEE"/>
    <w:rsid w:val="003E3E40"/>
    <w:rsid w:val="003E3F44"/>
    <w:rsid w:val="003F7B79"/>
    <w:rsid w:val="00403810"/>
    <w:rsid w:val="0040491A"/>
    <w:rsid w:val="004053B8"/>
    <w:rsid w:val="00413332"/>
    <w:rsid w:val="00421395"/>
    <w:rsid w:val="0043283B"/>
    <w:rsid w:val="004343E7"/>
    <w:rsid w:val="00434C0D"/>
    <w:rsid w:val="00435879"/>
    <w:rsid w:val="0044284F"/>
    <w:rsid w:val="00453E04"/>
    <w:rsid w:val="00460A84"/>
    <w:rsid w:val="00477137"/>
    <w:rsid w:val="0048523C"/>
    <w:rsid w:val="0048738D"/>
    <w:rsid w:val="0048796C"/>
    <w:rsid w:val="00491F97"/>
    <w:rsid w:val="00492878"/>
    <w:rsid w:val="00493466"/>
    <w:rsid w:val="004A1407"/>
    <w:rsid w:val="004A5219"/>
    <w:rsid w:val="004A71DE"/>
    <w:rsid w:val="004B0467"/>
    <w:rsid w:val="004B17C2"/>
    <w:rsid w:val="004B4F25"/>
    <w:rsid w:val="004B5892"/>
    <w:rsid w:val="004B6BD9"/>
    <w:rsid w:val="004C0BDA"/>
    <w:rsid w:val="004C4C37"/>
    <w:rsid w:val="004D7EAF"/>
    <w:rsid w:val="004F4547"/>
    <w:rsid w:val="004F474C"/>
    <w:rsid w:val="00500A30"/>
    <w:rsid w:val="00510DF3"/>
    <w:rsid w:val="00514D1B"/>
    <w:rsid w:val="005166CE"/>
    <w:rsid w:val="00517C39"/>
    <w:rsid w:val="00520070"/>
    <w:rsid w:val="00523EF8"/>
    <w:rsid w:val="005251B2"/>
    <w:rsid w:val="00540716"/>
    <w:rsid w:val="00542049"/>
    <w:rsid w:val="00553D9E"/>
    <w:rsid w:val="00554AB0"/>
    <w:rsid w:val="00555A28"/>
    <w:rsid w:val="00560A71"/>
    <w:rsid w:val="00566451"/>
    <w:rsid w:val="00570EE8"/>
    <w:rsid w:val="00571BAB"/>
    <w:rsid w:val="005839E9"/>
    <w:rsid w:val="00586D49"/>
    <w:rsid w:val="00587DFF"/>
    <w:rsid w:val="00593C1E"/>
    <w:rsid w:val="005947E0"/>
    <w:rsid w:val="005A29BD"/>
    <w:rsid w:val="005A5D33"/>
    <w:rsid w:val="005A713A"/>
    <w:rsid w:val="005B5BB2"/>
    <w:rsid w:val="005C19F5"/>
    <w:rsid w:val="005C6850"/>
    <w:rsid w:val="005D0E7A"/>
    <w:rsid w:val="005D40D7"/>
    <w:rsid w:val="005E2135"/>
    <w:rsid w:val="005E4650"/>
    <w:rsid w:val="005E5224"/>
    <w:rsid w:val="005E5CDB"/>
    <w:rsid w:val="005E74B9"/>
    <w:rsid w:val="006022CF"/>
    <w:rsid w:val="00602FA0"/>
    <w:rsid w:val="0060313D"/>
    <w:rsid w:val="00607236"/>
    <w:rsid w:val="00616EDF"/>
    <w:rsid w:val="00621310"/>
    <w:rsid w:val="00647868"/>
    <w:rsid w:val="006571C2"/>
    <w:rsid w:val="00662950"/>
    <w:rsid w:val="00663CD7"/>
    <w:rsid w:val="006668AC"/>
    <w:rsid w:val="00670B6B"/>
    <w:rsid w:val="006770F4"/>
    <w:rsid w:val="00697026"/>
    <w:rsid w:val="006A01F3"/>
    <w:rsid w:val="006A3068"/>
    <w:rsid w:val="006A6918"/>
    <w:rsid w:val="006B1A0F"/>
    <w:rsid w:val="006C4927"/>
    <w:rsid w:val="006C6513"/>
    <w:rsid w:val="006D0A0D"/>
    <w:rsid w:val="006E1BE4"/>
    <w:rsid w:val="006E54E4"/>
    <w:rsid w:val="006E74CD"/>
    <w:rsid w:val="006F638E"/>
    <w:rsid w:val="006F7A8F"/>
    <w:rsid w:val="007026DD"/>
    <w:rsid w:val="007059AC"/>
    <w:rsid w:val="00707777"/>
    <w:rsid w:val="00723627"/>
    <w:rsid w:val="007335DB"/>
    <w:rsid w:val="00736467"/>
    <w:rsid w:val="007426DF"/>
    <w:rsid w:val="00743A08"/>
    <w:rsid w:val="00751BEE"/>
    <w:rsid w:val="0075217F"/>
    <w:rsid w:val="0075533C"/>
    <w:rsid w:val="007569B5"/>
    <w:rsid w:val="00757AA5"/>
    <w:rsid w:val="00760864"/>
    <w:rsid w:val="00760DB9"/>
    <w:rsid w:val="00764115"/>
    <w:rsid w:val="00782914"/>
    <w:rsid w:val="0078582D"/>
    <w:rsid w:val="00791BBC"/>
    <w:rsid w:val="007B062C"/>
    <w:rsid w:val="007B1E35"/>
    <w:rsid w:val="007B6DFE"/>
    <w:rsid w:val="007C1179"/>
    <w:rsid w:val="007D6769"/>
    <w:rsid w:val="00820A70"/>
    <w:rsid w:val="00830A8A"/>
    <w:rsid w:val="00852A56"/>
    <w:rsid w:val="008649B8"/>
    <w:rsid w:val="00870720"/>
    <w:rsid w:val="00873C1E"/>
    <w:rsid w:val="00895A59"/>
    <w:rsid w:val="008979A8"/>
    <w:rsid w:val="008A448F"/>
    <w:rsid w:val="008A792B"/>
    <w:rsid w:val="008A7B75"/>
    <w:rsid w:val="008B330A"/>
    <w:rsid w:val="008B4CBF"/>
    <w:rsid w:val="008C51D4"/>
    <w:rsid w:val="008C76D5"/>
    <w:rsid w:val="008D1AA8"/>
    <w:rsid w:val="008D363F"/>
    <w:rsid w:val="008D44E2"/>
    <w:rsid w:val="008E5301"/>
    <w:rsid w:val="008E5540"/>
    <w:rsid w:val="00902E3C"/>
    <w:rsid w:val="0090689D"/>
    <w:rsid w:val="009135DF"/>
    <w:rsid w:val="009174F0"/>
    <w:rsid w:val="009203A3"/>
    <w:rsid w:val="0094026B"/>
    <w:rsid w:val="009433FC"/>
    <w:rsid w:val="009473BC"/>
    <w:rsid w:val="00952B48"/>
    <w:rsid w:val="00960419"/>
    <w:rsid w:val="00970BBA"/>
    <w:rsid w:val="00971EB7"/>
    <w:rsid w:val="009A087A"/>
    <w:rsid w:val="009A0CA1"/>
    <w:rsid w:val="009A25AE"/>
    <w:rsid w:val="009A53C6"/>
    <w:rsid w:val="009A67BB"/>
    <w:rsid w:val="009B05C9"/>
    <w:rsid w:val="009B344B"/>
    <w:rsid w:val="009C1C59"/>
    <w:rsid w:val="009C2B48"/>
    <w:rsid w:val="009C32AB"/>
    <w:rsid w:val="009C537E"/>
    <w:rsid w:val="009C709E"/>
    <w:rsid w:val="009D061B"/>
    <w:rsid w:val="009D1AE3"/>
    <w:rsid w:val="009D7638"/>
    <w:rsid w:val="009E7D8B"/>
    <w:rsid w:val="009F1726"/>
    <w:rsid w:val="00A023F2"/>
    <w:rsid w:val="00A071E9"/>
    <w:rsid w:val="00A07A04"/>
    <w:rsid w:val="00A30F95"/>
    <w:rsid w:val="00A30FA6"/>
    <w:rsid w:val="00A44199"/>
    <w:rsid w:val="00A50E2F"/>
    <w:rsid w:val="00A53D1F"/>
    <w:rsid w:val="00A717E5"/>
    <w:rsid w:val="00A7429B"/>
    <w:rsid w:val="00A74314"/>
    <w:rsid w:val="00A77BBE"/>
    <w:rsid w:val="00A80BEA"/>
    <w:rsid w:val="00AA0397"/>
    <w:rsid w:val="00AA48AB"/>
    <w:rsid w:val="00AA7F27"/>
    <w:rsid w:val="00AD0759"/>
    <w:rsid w:val="00AD5538"/>
    <w:rsid w:val="00AE2AD1"/>
    <w:rsid w:val="00AE2C2E"/>
    <w:rsid w:val="00AE2F40"/>
    <w:rsid w:val="00AE57CB"/>
    <w:rsid w:val="00AE61A9"/>
    <w:rsid w:val="00AF3BFB"/>
    <w:rsid w:val="00AF3D6B"/>
    <w:rsid w:val="00AF7032"/>
    <w:rsid w:val="00B000E1"/>
    <w:rsid w:val="00B0464B"/>
    <w:rsid w:val="00B064A0"/>
    <w:rsid w:val="00B16504"/>
    <w:rsid w:val="00B245C5"/>
    <w:rsid w:val="00B27080"/>
    <w:rsid w:val="00B3798F"/>
    <w:rsid w:val="00B4261D"/>
    <w:rsid w:val="00B426E9"/>
    <w:rsid w:val="00B4394D"/>
    <w:rsid w:val="00B44451"/>
    <w:rsid w:val="00B46A85"/>
    <w:rsid w:val="00B6094D"/>
    <w:rsid w:val="00B63849"/>
    <w:rsid w:val="00B67053"/>
    <w:rsid w:val="00B7421F"/>
    <w:rsid w:val="00B862BA"/>
    <w:rsid w:val="00BC0066"/>
    <w:rsid w:val="00BC5C07"/>
    <w:rsid w:val="00BC61AF"/>
    <w:rsid w:val="00BE4120"/>
    <w:rsid w:val="00BE5EDF"/>
    <w:rsid w:val="00BF1EC0"/>
    <w:rsid w:val="00C07488"/>
    <w:rsid w:val="00C1200E"/>
    <w:rsid w:val="00C1475D"/>
    <w:rsid w:val="00C14D7B"/>
    <w:rsid w:val="00C2148F"/>
    <w:rsid w:val="00C23DEE"/>
    <w:rsid w:val="00C27B0F"/>
    <w:rsid w:val="00C321EE"/>
    <w:rsid w:val="00C33760"/>
    <w:rsid w:val="00C3786D"/>
    <w:rsid w:val="00C415DE"/>
    <w:rsid w:val="00C56562"/>
    <w:rsid w:val="00C60932"/>
    <w:rsid w:val="00C629EF"/>
    <w:rsid w:val="00C70ACB"/>
    <w:rsid w:val="00C716B3"/>
    <w:rsid w:val="00C74A6D"/>
    <w:rsid w:val="00C772AD"/>
    <w:rsid w:val="00C84B1B"/>
    <w:rsid w:val="00C96632"/>
    <w:rsid w:val="00CC0625"/>
    <w:rsid w:val="00CC6CC8"/>
    <w:rsid w:val="00CC77D5"/>
    <w:rsid w:val="00CD14AE"/>
    <w:rsid w:val="00CD1FD9"/>
    <w:rsid w:val="00CD2C54"/>
    <w:rsid w:val="00CD5122"/>
    <w:rsid w:val="00CE2E4D"/>
    <w:rsid w:val="00CE5E06"/>
    <w:rsid w:val="00D0057C"/>
    <w:rsid w:val="00D0295B"/>
    <w:rsid w:val="00D105E8"/>
    <w:rsid w:val="00D15702"/>
    <w:rsid w:val="00D16888"/>
    <w:rsid w:val="00D20819"/>
    <w:rsid w:val="00D2624A"/>
    <w:rsid w:val="00D35A48"/>
    <w:rsid w:val="00D43E6F"/>
    <w:rsid w:val="00D67624"/>
    <w:rsid w:val="00D7574B"/>
    <w:rsid w:val="00D81BC6"/>
    <w:rsid w:val="00D84167"/>
    <w:rsid w:val="00D94B35"/>
    <w:rsid w:val="00DA238C"/>
    <w:rsid w:val="00DC79AC"/>
    <w:rsid w:val="00DD4D40"/>
    <w:rsid w:val="00DE199C"/>
    <w:rsid w:val="00DF2F83"/>
    <w:rsid w:val="00DF612F"/>
    <w:rsid w:val="00DF7D2F"/>
    <w:rsid w:val="00E07887"/>
    <w:rsid w:val="00E12603"/>
    <w:rsid w:val="00E13562"/>
    <w:rsid w:val="00E141B8"/>
    <w:rsid w:val="00E15987"/>
    <w:rsid w:val="00E253CF"/>
    <w:rsid w:val="00E4082A"/>
    <w:rsid w:val="00E425E9"/>
    <w:rsid w:val="00E43A96"/>
    <w:rsid w:val="00E45467"/>
    <w:rsid w:val="00E503E2"/>
    <w:rsid w:val="00E5629C"/>
    <w:rsid w:val="00E6092B"/>
    <w:rsid w:val="00E61111"/>
    <w:rsid w:val="00E63707"/>
    <w:rsid w:val="00E82207"/>
    <w:rsid w:val="00EA0B9D"/>
    <w:rsid w:val="00EA10D7"/>
    <w:rsid w:val="00EB55FA"/>
    <w:rsid w:val="00EC09F4"/>
    <w:rsid w:val="00EC6037"/>
    <w:rsid w:val="00ED16BB"/>
    <w:rsid w:val="00ED7185"/>
    <w:rsid w:val="00EE3370"/>
    <w:rsid w:val="00EE3C4A"/>
    <w:rsid w:val="00EF1B79"/>
    <w:rsid w:val="00EF2B88"/>
    <w:rsid w:val="00EF4238"/>
    <w:rsid w:val="00F030BA"/>
    <w:rsid w:val="00F04C85"/>
    <w:rsid w:val="00F04EFB"/>
    <w:rsid w:val="00F12E84"/>
    <w:rsid w:val="00F24C7F"/>
    <w:rsid w:val="00F311E7"/>
    <w:rsid w:val="00F3284F"/>
    <w:rsid w:val="00F4194D"/>
    <w:rsid w:val="00F5444E"/>
    <w:rsid w:val="00F557C4"/>
    <w:rsid w:val="00F63C11"/>
    <w:rsid w:val="00F6410B"/>
    <w:rsid w:val="00F649DE"/>
    <w:rsid w:val="00F70156"/>
    <w:rsid w:val="00F829C9"/>
    <w:rsid w:val="00F8346F"/>
    <w:rsid w:val="00F86C4B"/>
    <w:rsid w:val="00F86DA4"/>
    <w:rsid w:val="00F94A6C"/>
    <w:rsid w:val="00F953BF"/>
    <w:rsid w:val="00F953D7"/>
    <w:rsid w:val="00FA1324"/>
    <w:rsid w:val="00FA43E0"/>
    <w:rsid w:val="00FA5361"/>
    <w:rsid w:val="00FC301D"/>
    <w:rsid w:val="00FC6C26"/>
    <w:rsid w:val="00FD0C01"/>
    <w:rsid w:val="00FD3136"/>
    <w:rsid w:val="00FD4871"/>
    <w:rsid w:val="00FD6290"/>
    <w:rsid w:val="00FE3E80"/>
    <w:rsid w:val="00FE7F99"/>
    <w:rsid w:val="00FF08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1C0D9"/>
  <w15:chartTrackingRefBased/>
  <w15:docId w15:val="{8A2195ED-8F0B-5440-A163-616A75535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C1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841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41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41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41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41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416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16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16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16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1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41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41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41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41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41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1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1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167"/>
    <w:rPr>
      <w:rFonts w:eastAsiaTheme="majorEastAsia" w:cstheme="majorBidi"/>
      <w:color w:val="272727" w:themeColor="text1" w:themeTint="D8"/>
    </w:rPr>
  </w:style>
  <w:style w:type="paragraph" w:styleId="Title">
    <w:name w:val="Title"/>
    <w:basedOn w:val="Normal"/>
    <w:next w:val="Normal"/>
    <w:link w:val="TitleChar"/>
    <w:uiPriority w:val="10"/>
    <w:qFormat/>
    <w:rsid w:val="00D8416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1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1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1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167"/>
    <w:pPr>
      <w:spacing w:before="160"/>
      <w:jc w:val="center"/>
    </w:pPr>
    <w:rPr>
      <w:i/>
      <w:iCs/>
      <w:color w:val="404040" w:themeColor="text1" w:themeTint="BF"/>
    </w:rPr>
  </w:style>
  <w:style w:type="character" w:customStyle="1" w:styleId="QuoteChar">
    <w:name w:val="Quote Char"/>
    <w:basedOn w:val="DefaultParagraphFont"/>
    <w:link w:val="Quote"/>
    <w:uiPriority w:val="29"/>
    <w:rsid w:val="00D84167"/>
    <w:rPr>
      <w:i/>
      <w:iCs/>
      <w:color w:val="404040" w:themeColor="text1" w:themeTint="BF"/>
    </w:rPr>
  </w:style>
  <w:style w:type="paragraph" w:styleId="ListParagraph">
    <w:name w:val="List Paragraph"/>
    <w:basedOn w:val="Normal"/>
    <w:uiPriority w:val="34"/>
    <w:qFormat/>
    <w:rsid w:val="00D84167"/>
    <w:pPr>
      <w:ind w:left="720"/>
      <w:contextualSpacing/>
    </w:pPr>
  </w:style>
  <w:style w:type="character" w:styleId="IntenseEmphasis">
    <w:name w:val="Intense Emphasis"/>
    <w:basedOn w:val="DefaultParagraphFont"/>
    <w:uiPriority w:val="21"/>
    <w:qFormat/>
    <w:rsid w:val="00D84167"/>
    <w:rPr>
      <w:i/>
      <w:iCs/>
      <w:color w:val="0F4761" w:themeColor="accent1" w:themeShade="BF"/>
    </w:rPr>
  </w:style>
  <w:style w:type="paragraph" w:styleId="IntenseQuote">
    <w:name w:val="Intense Quote"/>
    <w:basedOn w:val="Normal"/>
    <w:next w:val="Normal"/>
    <w:link w:val="IntenseQuoteChar"/>
    <w:uiPriority w:val="30"/>
    <w:qFormat/>
    <w:rsid w:val="00D841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167"/>
    <w:rPr>
      <w:i/>
      <w:iCs/>
      <w:color w:val="0F4761" w:themeColor="accent1" w:themeShade="BF"/>
    </w:rPr>
  </w:style>
  <w:style w:type="character" w:styleId="IntenseReference">
    <w:name w:val="Intense Reference"/>
    <w:basedOn w:val="DefaultParagraphFont"/>
    <w:uiPriority w:val="32"/>
    <w:qFormat/>
    <w:rsid w:val="00D84167"/>
    <w:rPr>
      <w:b/>
      <w:bCs/>
      <w:smallCaps/>
      <w:color w:val="0F4761" w:themeColor="accent1" w:themeShade="BF"/>
      <w:spacing w:val="5"/>
    </w:rPr>
  </w:style>
  <w:style w:type="paragraph" w:styleId="NormalWeb">
    <w:name w:val="Normal (Web)"/>
    <w:basedOn w:val="Normal"/>
    <w:uiPriority w:val="99"/>
    <w:unhideWhenUsed/>
    <w:rsid w:val="00D84167"/>
    <w:pPr>
      <w:spacing w:before="100" w:beforeAutospacing="1" w:after="100" w:afterAutospacing="1"/>
    </w:pPr>
  </w:style>
  <w:style w:type="character" w:styleId="Strong">
    <w:name w:val="Strong"/>
    <w:basedOn w:val="DefaultParagraphFont"/>
    <w:uiPriority w:val="22"/>
    <w:qFormat/>
    <w:rsid w:val="00D84167"/>
    <w:rPr>
      <w:b/>
      <w:bCs/>
    </w:rPr>
  </w:style>
  <w:style w:type="character" w:customStyle="1" w:styleId="apple-converted-space">
    <w:name w:val="apple-converted-space"/>
    <w:basedOn w:val="DefaultParagraphFont"/>
    <w:rsid w:val="00D84167"/>
  </w:style>
  <w:style w:type="character" w:styleId="Emphasis">
    <w:name w:val="Emphasis"/>
    <w:basedOn w:val="DefaultParagraphFont"/>
    <w:uiPriority w:val="20"/>
    <w:qFormat/>
    <w:rsid w:val="00D84167"/>
    <w:rPr>
      <w:i/>
      <w:iCs/>
    </w:rPr>
  </w:style>
  <w:style w:type="paragraph" w:styleId="Bibliography">
    <w:name w:val="Bibliography"/>
    <w:basedOn w:val="Normal"/>
    <w:next w:val="Normal"/>
    <w:uiPriority w:val="37"/>
    <w:unhideWhenUsed/>
    <w:rsid w:val="00566451"/>
    <w:pPr>
      <w:tabs>
        <w:tab w:val="left" w:pos="260"/>
      </w:tabs>
      <w:spacing w:after="240"/>
      <w:ind w:left="264" w:hanging="264"/>
    </w:pPr>
  </w:style>
  <w:style w:type="character" w:styleId="CommentReference">
    <w:name w:val="annotation reference"/>
    <w:basedOn w:val="DefaultParagraphFont"/>
    <w:uiPriority w:val="99"/>
    <w:semiHidden/>
    <w:unhideWhenUsed/>
    <w:rsid w:val="00AD0759"/>
    <w:rPr>
      <w:sz w:val="16"/>
      <w:szCs w:val="16"/>
    </w:rPr>
  </w:style>
  <w:style w:type="paragraph" w:styleId="CommentText">
    <w:name w:val="annotation text"/>
    <w:basedOn w:val="Normal"/>
    <w:link w:val="CommentTextChar"/>
    <w:uiPriority w:val="99"/>
    <w:semiHidden/>
    <w:unhideWhenUsed/>
    <w:rsid w:val="00AD0759"/>
    <w:rPr>
      <w:sz w:val="20"/>
      <w:szCs w:val="20"/>
    </w:rPr>
  </w:style>
  <w:style w:type="character" w:customStyle="1" w:styleId="CommentTextChar">
    <w:name w:val="Comment Text Char"/>
    <w:basedOn w:val="DefaultParagraphFont"/>
    <w:link w:val="CommentText"/>
    <w:uiPriority w:val="99"/>
    <w:semiHidden/>
    <w:rsid w:val="00AD0759"/>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AD0759"/>
    <w:rPr>
      <w:b/>
      <w:bCs/>
    </w:rPr>
  </w:style>
  <w:style w:type="character" w:customStyle="1" w:styleId="CommentSubjectChar">
    <w:name w:val="Comment Subject Char"/>
    <w:basedOn w:val="CommentTextChar"/>
    <w:link w:val="CommentSubject"/>
    <w:uiPriority w:val="99"/>
    <w:semiHidden/>
    <w:rsid w:val="00AD0759"/>
    <w:rPr>
      <w:rFonts w:ascii="Times New Roman" w:eastAsia="Times New Roman" w:hAnsi="Times New Roman" w:cs="Times New Roman"/>
      <w:b/>
      <w:bCs/>
      <w:kern w:val="0"/>
      <w:sz w:val="20"/>
      <w:szCs w:val="20"/>
      <w14:ligatures w14:val="none"/>
    </w:rPr>
  </w:style>
  <w:style w:type="paragraph" w:styleId="Revision">
    <w:name w:val="Revision"/>
    <w:hidden/>
    <w:uiPriority w:val="99"/>
    <w:semiHidden/>
    <w:rsid w:val="00493466"/>
    <w:pPr>
      <w:spacing w:after="0" w:line="240" w:lineRule="auto"/>
    </w:pPr>
    <w:rPr>
      <w:rFonts w:ascii="Times New Roman" w:eastAsia="Times New Roman" w:hAnsi="Times New Roman" w:cs="Times New Roman"/>
      <w:kern w:val="0"/>
      <w14:ligatures w14:val="none"/>
    </w:rPr>
  </w:style>
  <w:style w:type="paragraph" w:customStyle="1" w:styleId="p1">
    <w:name w:val="p1"/>
    <w:basedOn w:val="Normal"/>
    <w:rsid w:val="00B27080"/>
    <w:pPr>
      <w:spacing w:before="100" w:beforeAutospacing="1" w:after="100" w:afterAutospacing="1"/>
    </w:pPr>
  </w:style>
  <w:style w:type="character" w:customStyle="1" w:styleId="s1">
    <w:name w:val="s1"/>
    <w:basedOn w:val="DefaultParagraphFont"/>
    <w:rsid w:val="00B27080"/>
  </w:style>
  <w:style w:type="character" w:styleId="HTMLCode">
    <w:name w:val="HTML Code"/>
    <w:basedOn w:val="DefaultParagraphFont"/>
    <w:uiPriority w:val="99"/>
    <w:semiHidden/>
    <w:unhideWhenUsed/>
    <w:rsid w:val="00E5629C"/>
    <w:rPr>
      <w:rFonts w:ascii="Courier New" w:eastAsia="Times New Roman" w:hAnsi="Courier New" w:cs="Courier New"/>
      <w:sz w:val="20"/>
      <w:szCs w:val="20"/>
    </w:rPr>
  </w:style>
  <w:style w:type="character" w:styleId="Hyperlink">
    <w:name w:val="Hyperlink"/>
    <w:basedOn w:val="DefaultParagraphFont"/>
    <w:uiPriority w:val="99"/>
    <w:unhideWhenUsed/>
    <w:rsid w:val="00602FA0"/>
    <w:rPr>
      <w:color w:val="467886" w:themeColor="hyperlink"/>
      <w:u w:val="single"/>
    </w:rPr>
  </w:style>
  <w:style w:type="character" w:styleId="UnresolvedMention">
    <w:name w:val="Unresolved Mention"/>
    <w:basedOn w:val="DefaultParagraphFont"/>
    <w:uiPriority w:val="99"/>
    <w:semiHidden/>
    <w:unhideWhenUsed/>
    <w:rsid w:val="00602F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217e0e7-539d-4563-b1bf-7c6dcf074f91}" enabled="0" method="" siteId="{5217e0e7-539d-4563-b1bf-7c6dcf074f91}" removed="1"/>
</clbl:labelList>
</file>

<file path=docProps/app.xml><?xml version="1.0" encoding="utf-8"?>
<Properties xmlns="http://schemas.openxmlformats.org/officeDocument/2006/extended-properties" xmlns:vt="http://schemas.openxmlformats.org/officeDocument/2006/docPropsVTypes">
  <Template>Normal.dotm</Template>
  <TotalTime>135</TotalTime>
  <Pages>11</Pages>
  <Words>9899</Words>
  <Characters>56425</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Rayan Hatem A Merdad</dc:creator>
  <cp:keywords/>
  <dc:description/>
  <cp:lastModifiedBy>Brian Locke</cp:lastModifiedBy>
  <cp:revision>6</cp:revision>
  <dcterms:created xsi:type="dcterms:W3CDTF">2026-01-29T21:19:00Z</dcterms:created>
  <dcterms:modified xsi:type="dcterms:W3CDTF">2026-01-30T01:20:00Z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zotero-version="7.0.22"&gt;&lt;session id="9j03lvWg"/&gt;&lt;style id="http://www.zotero.org/styles/vancouver" locale="en-US" hasBibliography="1" bibliographyStyleHasBeenSet="1"/&gt;&lt;prefs&gt;&lt;pref name="fieldType" value="Field"/&gt;&lt;/prefs&gt;&lt;/data&gt;</vt:lpwstr>
  </property>
</Properties>
</file>