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E8AD" w14:textId="362CB3C9" w:rsidR="008F1195" w:rsidDel="006035C6" w:rsidRDefault="008F1195" w:rsidP="00833476">
      <w:pPr>
        <w:rPr>
          <w:del w:id="0" w:author="Rayan Hatem A Merdad" w:date="2025-11-03T23:36:00Z" w16du:dateUtc="2025-11-04T06:36:00Z"/>
          <w:rFonts w:asciiTheme="minorBidi" w:hAnsiTheme="minorBidi"/>
          <w:color w:val="000000"/>
        </w:rPr>
      </w:pPr>
      <w:commentRangeStart w:id="1"/>
      <w:del w:id="2" w:author="Rayan Hatem A Merdad" w:date="2025-11-03T23:36:00Z" w16du:dateUtc="2025-11-04T06:36:00Z">
        <w:r w:rsidRPr="008F1195" w:rsidDel="006035C6">
          <w:rPr>
            <w:rFonts w:asciiTheme="minorBidi" w:hAnsiTheme="minorBidi"/>
            <w:color w:val="000000"/>
          </w:rPr>
          <w:delText>Classifying Chief Complaints in Acute Hypercapnic Respiratory Failure Using Natural Language Processing: A Retrospective Study from MIMIC-IV</w:delText>
        </w:r>
        <w:commentRangeEnd w:id="1"/>
        <w:r w:rsidR="00130614" w:rsidDel="006035C6">
          <w:rPr>
            <w:rStyle w:val="CommentReference"/>
          </w:rPr>
          <w:commentReference w:id="1"/>
        </w:r>
      </w:del>
    </w:p>
    <w:p w14:paraId="09730E44" w14:textId="03BB42F7" w:rsidR="006035C6" w:rsidRDefault="006035C6" w:rsidP="00833476">
      <w:pPr>
        <w:rPr>
          <w:ins w:id="3" w:author="Rayan Hatem A Merdad" w:date="2025-11-03T23:36:00Z" w16du:dateUtc="2025-11-04T06:36:00Z"/>
          <w:rFonts w:asciiTheme="minorBidi" w:hAnsiTheme="minorBidi"/>
          <w:color w:val="000000"/>
        </w:rPr>
      </w:pPr>
      <w:ins w:id="4" w:author="Rayan Hatem A Merdad" w:date="2025-11-03T23:37:00Z" w16du:dateUtc="2025-11-04T06:37:00Z">
        <w:r w:rsidRPr="006035C6">
          <w:rPr>
            <w:rFonts w:asciiTheme="minorBidi" w:hAnsiTheme="minorBidi"/>
            <w:color w:val="000000"/>
          </w:rPr>
          <w:t>Presenting Symptoms in Hypercapnic Respiratory Failure: A Natural Language Processing Study of MIMIC</w:t>
        </w:r>
      </w:ins>
      <w:ins w:id="5" w:author="Rayan Hatem A Merdad" w:date="2025-11-04T01:01:00Z" w16du:dateUtc="2025-11-04T08:01:00Z">
        <w:r w:rsidR="00B75312">
          <w:rPr>
            <w:rFonts w:asciiTheme="minorBidi" w:hAnsiTheme="minorBidi"/>
            <w:color w:val="000000"/>
          </w:rPr>
          <w:t>-IV</w:t>
        </w:r>
      </w:ins>
    </w:p>
    <w:p w14:paraId="04714BE6" w14:textId="2FF74242" w:rsidR="00FE06D9" w:rsidRDefault="00FE06D9" w:rsidP="00833476">
      <w:pPr>
        <w:rPr>
          <w:rFonts w:asciiTheme="minorBidi" w:hAnsiTheme="minorBidi"/>
          <w:color w:val="000000"/>
        </w:rPr>
      </w:pPr>
      <w:r>
        <w:rPr>
          <w:rFonts w:asciiTheme="minorBidi" w:hAnsiTheme="minorBidi"/>
          <w:color w:val="000000"/>
        </w:rPr>
        <w:t>Reyan Merdad</w:t>
      </w:r>
      <w:r w:rsidR="00130614" w:rsidRPr="003D79CB">
        <w:rPr>
          <w:rFonts w:asciiTheme="minorBidi" w:hAnsiTheme="minorBidi"/>
          <w:color w:val="000000"/>
          <w:vertAlign w:val="superscript"/>
        </w:rPr>
        <w:t>1</w:t>
      </w:r>
      <w:r>
        <w:rPr>
          <w:rFonts w:asciiTheme="minorBidi" w:hAnsiTheme="minorBidi"/>
          <w:color w:val="000000"/>
        </w:rPr>
        <w:t>, Monique Crawford</w:t>
      </w:r>
      <w:r w:rsidR="00130614" w:rsidRPr="00134C03">
        <w:rPr>
          <w:rFonts w:asciiTheme="minorBidi" w:hAnsiTheme="minorBidi"/>
          <w:color w:val="000000"/>
          <w:vertAlign w:val="superscript"/>
        </w:rPr>
        <w:t>1</w:t>
      </w:r>
      <w:r>
        <w:rPr>
          <w:rFonts w:asciiTheme="minorBidi" w:hAnsiTheme="minorBidi"/>
          <w:color w:val="000000"/>
        </w:rPr>
        <w:t xml:space="preserve">, </w:t>
      </w:r>
      <w:r w:rsidR="00F74230">
        <w:rPr>
          <w:rFonts w:asciiTheme="minorBidi" w:hAnsiTheme="minorBidi"/>
          <w:color w:val="000000"/>
        </w:rPr>
        <w:t xml:space="preserve">Matthias </w:t>
      </w:r>
      <w:del w:id="6" w:author="Brian Locke" w:date="2025-11-04T09:36:00Z" w16du:dateUtc="2025-11-04T16:36:00Z">
        <w:r w:rsidR="00F74230" w:rsidDel="001D046B">
          <w:rPr>
            <w:rFonts w:asciiTheme="minorBidi" w:hAnsiTheme="minorBidi"/>
            <w:color w:val="000000"/>
          </w:rPr>
          <w:delText>Chrisetensen</w:delText>
        </w:r>
        <w:commentRangeStart w:id="7"/>
        <w:r w:rsidR="00130614" w:rsidDel="001D046B">
          <w:rPr>
            <w:rFonts w:asciiTheme="minorBidi" w:hAnsiTheme="minorBidi"/>
            <w:color w:val="000000"/>
            <w:vertAlign w:val="superscript"/>
          </w:rPr>
          <w:delText>2</w:delText>
        </w:r>
      </w:del>
      <w:commentRangeEnd w:id="7"/>
      <w:ins w:id="8" w:author="Brian Locke" w:date="2025-11-04T09:36:00Z" w16du:dateUtc="2025-11-04T16:36:00Z">
        <w:r w:rsidR="001D046B">
          <w:rPr>
            <w:rFonts w:asciiTheme="minorBidi" w:hAnsiTheme="minorBidi"/>
            <w:color w:val="000000"/>
          </w:rPr>
          <w:t>Christens</w:t>
        </w:r>
      </w:ins>
      <w:ins w:id="9" w:author="Brian Locke" w:date="2025-11-04T09:37:00Z" w16du:dateUtc="2025-11-04T16:37:00Z">
        <w:r w:rsidR="001D046B">
          <w:rPr>
            <w:rFonts w:asciiTheme="minorBidi" w:hAnsiTheme="minorBidi"/>
            <w:color w:val="000000"/>
          </w:rPr>
          <w:t>o</w:t>
        </w:r>
      </w:ins>
      <w:ins w:id="10" w:author="Brian Locke" w:date="2025-11-04T09:36:00Z" w16du:dateUtc="2025-11-04T16:36:00Z">
        <w:r w:rsidR="001D046B">
          <w:rPr>
            <w:rFonts w:asciiTheme="minorBidi" w:hAnsiTheme="minorBidi"/>
            <w:color w:val="000000"/>
          </w:rPr>
          <w:t>n</w:t>
        </w:r>
        <w:r w:rsidR="001D046B">
          <w:rPr>
            <w:rFonts w:asciiTheme="minorBidi" w:hAnsiTheme="minorBidi"/>
            <w:color w:val="000000"/>
            <w:vertAlign w:val="superscript"/>
          </w:rPr>
          <w:t>3</w:t>
        </w:r>
      </w:ins>
      <w:r w:rsidR="001D046B">
        <w:rPr>
          <w:rStyle w:val="CommentReference"/>
        </w:rPr>
        <w:commentReference w:id="7"/>
      </w:r>
      <w:r w:rsidR="00F74230">
        <w:rPr>
          <w:rFonts w:asciiTheme="minorBidi" w:hAnsiTheme="minorBidi"/>
          <w:color w:val="000000"/>
        </w:rPr>
        <w:t>,</w:t>
      </w:r>
      <w:r w:rsidR="00130614" w:rsidRPr="00130614">
        <w:rPr>
          <w:rFonts w:asciiTheme="minorBidi" w:hAnsiTheme="minorBidi"/>
          <w:color w:val="000000"/>
          <w:vertAlign w:val="superscript"/>
        </w:rPr>
        <w:t xml:space="preserve"> </w:t>
      </w:r>
      <w:del w:id="11" w:author="Brian Locke" w:date="2025-11-04T09:31:00Z" w16du:dateUtc="2025-11-04T16:31:00Z">
        <w:r w:rsidR="00F74230" w:rsidDel="001D046B">
          <w:rPr>
            <w:rFonts w:asciiTheme="minorBidi" w:hAnsiTheme="minorBidi"/>
            <w:color w:val="000000"/>
          </w:rPr>
          <w:delText xml:space="preserve"> </w:delText>
        </w:r>
      </w:del>
      <w:r w:rsidR="00F74230">
        <w:rPr>
          <w:rFonts w:asciiTheme="minorBidi" w:hAnsiTheme="minorBidi"/>
          <w:color w:val="000000"/>
        </w:rPr>
        <w:t>Warren Pettine</w:t>
      </w:r>
      <w:r w:rsidR="00130614">
        <w:rPr>
          <w:rFonts w:asciiTheme="minorBidi" w:hAnsiTheme="minorBidi"/>
          <w:color w:val="000000"/>
          <w:vertAlign w:val="superscript"/>
        </w:rPr>
        <w:t>2</w:t>
      </w:r>
      <w:r w:rsidR="00F74230">
        <w:rPr>
          <w:rFonts w:asciiTheme="minorBidi" w:hAnsiTheme="minorBidi"/>
          <w:color w:val="000000"/>
        </w:rPr>
        <w:t xml:space="preserve">, </w:t>
      </w:r>
      <w:r>
        <w:rPr>
          <w:rFonts w:asciiTheme="minorBidi" w:hAnsiTheme="minorBidi"/>
          <w:color w:val="000000"/>
        </w:rPr>
        <w:t>Brian Locke</w:t>
      </w:r>
      <w:r w:rsidR="00130614">
        <w:rPr>
          <w:rFonts w:asciiTheme="minorBidi" w:hAnsiTheme="minorBidi"/>
          <w:color w:val="000000"/>
          <w:vertAlign w:val="superscript"/>
        </w:rPr>
        <w:t>3</w:t>
      </w:r>
    </w:p>
    <w:p w14:paraId="5E051E6E" w14:textId="27174A16" w:rsidR="00F74230" w:rsidRDefault="00130614" w:rsidP="00833476">
      <w:pPr>
        <w:rPr>
          <w:rFonts w:asciiTheme="minorBidi" w:hAnsiTheme="minorBidi"/>
          <w:color w:val="000000"/>
        </w:rPr>
      </w:pPr>
      <w:r>
        <w:rPr>
          <w:rFonts w:asciiTheme="minorBidi" w:hAnsiTheme="minorBidi"/>
          <w:color w:val="000000"/>
        </w:rPr>
        <w:t xml:space="preserve">1. </w:t>
      </w:r>
      <w:r w:rsidR="00F74230">
        <w:rPr>
          <w:rFonts w:asciiTheme="minorBidi" w:hAnsiTheme="minorBidi"/>
          <w:color w:val="000000"/>
        </w:rPr>
        <w:t>U</w:t>
      </w:r>
      <w:r>
        <w:rPr>
          <w:rFonts w:asciiTheme="minorBidi" w:hAnsiTheme="minorBidi"/>
          <w:color w:val="000000"/>
        </w:rPr>
        <w:t>niversity of</w:t>
      </w:r>
      <w:r w:rsidR="00F74230">
        <w:rPr>
          <w:rFonts w:asciiTheme="minorBidi" w:hAnsiTheme="minorBidi"/>
          <w:color w:val="000000"/>
        </w:rPr>
        <w:t xml:space="preserve"> U</w:t>
      </w:r>
      <w:r>
        <w:rPr>
          <w:rFonts w:asciiTheme="minorBidi" w:hAnsiTheme="minorBidi"/>
          <w:color w:val="000000"/>
        </w:rPr>
        <w:t>tah</w:t>
      </w:r>
      <w:r w:rsidR="00F74230">
        <w:rPr>
          <w:rFonts w:asciiTheme="minorBidi" w:hAnsiTheme="minorBidi"/>
          <w:color w:val="000000"/>
        </w:rPr>
        <w:t xml:space="preserve"> I</w:t>
      </w:r>
      <w:r>
        <w:rPr>
          <w:rFonts w:asciiTheme="minorBidi" w:hAnsiTheme="minorBidi"/>
          <w:color w:val="000000"/>
        </w:rPr>
        <w:t xml:space="preserve">nternal </w:t>
      </w:r>
      <w:r w:rsidR="00F74230">
        <w:rPr>
          <w:rFonts w:asciiTheme="minorBidi" w:hAnsiTheme="minorBidi"/>
          <w:color w:val="000000"/>
        </w:rPr>
        <w:t>M</w:t>
      </w:r>
      <w:r>
        <w:rPr>
          <w:rFonts w:asciiTheme="minorBidi" w:hAnsiTheme="minorBidi"/>
          <w:color w:val="000000"/>
        </w:rPr>
        <w:t>edicine</w:t>
      </w:r>
      <w:r w:rsidR="00F74230">
        <w:rPr>
          <w:rFonts w:asciiTheme="minorBidi" w:hAnsiTheme="minorBidi"/>
          <w:color w:val="000000"/>
        </w:rPr>
        <w:t xml:space="preserve"> Residency</w:t>
      </w:r>
    </w:p>
    <w:p w14:paraId="7B8ACD99" w14:textId="4A1D13EF" w:rsidR="00F74230" w:rsidRDefault="00130614" w:rsidP="00833476">
      <w:pPr>
        <w:rPr>
          <w:ins w:id="12" w:author="Brian Locke" w:date="2025-11-04T09:35:00Z" w16du:dateUtc="2025-11-04T16:35:00Z"/>
          <w:rFonts w:asciiTheme="minorBidi" w:hAnsiTheme="minorBidi"/>
          <w:color w:val="000000"/>
        </w:rPr>
      </w:pPr>
      <w:r>
        <w:rPr>
          <w:rFonts w:asciiTheme="minorBidi" w:hAnsiTheme="minorBidi"/>
          <w:color w:val="000000"/>
        </w:rPr>
        <w:t xml:space="preserve">2. </w:t>
      </w:r>
      <w:del w:id="13" w:author="Brian Locke" w:date="2025-11-04T09:35:00Z" w16du:dateUtc="2025-11-04T16:35:00Z">
        <w:r w:rsidR="00A921BA" w:rsidRPr="00A921BA" w:rsidDel="001D046B">
          <w:rPr>
            <w:rFonts w:asciiTheme="minorBidi" w:hAnsiTheme="minorBidi"/>
            <w:color w:val="000000"/>
          </w:rPr>
          <w:delText>Huntsman Mental Health Institute</w:delText>
        </w:r>
      </w:del>
      <w:ins w:id="14" w:author="Brian Locke" w:date="2025-11-04T09:35:00Z" w16du:dateUtc="2025-11-04T16:35:00Z">
        <w:r w:rsidR="001D046B">
          <w:rPr>
            <w:rFonts w:asciiTheme="minorBidi" w:hAnsiTheme="minorBidi"/>
            <w:color w:val="000000"/>
          </w:rPr>
          <w:t>Department of Psychiatry</w:t>
        </w:r>
      </w:ins>
      <w:r w:rsidR="00A921BA">
        <w:rPr>
          <w:rFonts w:asciiTheme="minorBidi" w:hAnsiTheme="minorBidi"/>
          <w:color w:val="000000"/>
        </w:rPr>
        <w:t>, University of Utah</w:t>
      </w:r>
    </w:p>
    <w:p w14:paraId="4A606B5D" w14:textId="7FF903B6" w:rsidR="001D046B" w:rsidRDefault="001D046B" w:rsidP="00833476">
      <w:pPr>
        <w:rPr>
          <w:rFonts w:asciiTheme="minorBidi" w:hAnsiTheme="minorBidi"/>
          <w:color w:val="000000"/>
        </w:rPr>
      </w:pPr>
      <w:ins w:id="15" w:author="Brian Locke" w:date="2025-11-04T09:35:00Z" w16du:dateUtc="2025-11-04T16:35:00Z">
        <w:r>
          <w:rPr>
            <w:rFonts w:asciiTheme="minorBidi" w:hAnsiTheme="minorBidi"/>
            <w:color w:val="000000"/>
          </w:rPr>
          <w:t xml:space="preserve">3. </w:t>
        </w:r>
      </w:ins>
      <w:ins w:id="16" w:author="Brian Locke" w:date="2025-11-04T09:36:00Z" w16du:dateUtc="2025-11-04T16:36:00Z">
        <w:r>
          <w:rPr>
            <w:rFonts w:asciiTheme="minorBidi" w:hAnsiTheme="minorBidi"/>
            <w:color w:val="000000"/>
          </w:rPr>
          <w:t>Mountain Biometrics, Inc.</w:t>
        </w:r>
      </w:ins>
      <w:ins w:id="17" w:author="Brian Locke" w:date="2025-11-04T09:35:00Z" w16du:dateUtc="2025-11-04T16:35:00Z">
        <w:r>
          <w:rPr>
            <w:rFonts w:asciiTheme="minorBidi" w:hAnsiTheme="minorBidi"/>
            <w:color w:val="000000"/>
          </w:rPr>
          <w:t xml:space="preserve"> </w:t>
        </w:r>
      </w:ins>
    </w:p>
    <w:p w14:paraId="4F63DDCA" w14:textId="341341BC" w:rsidR="00F74230" w:rsidRPr="008F1195" w:rsidRDefault="001D046B" w:rsidP="00833476">
      <w:pPr>
        <w:rPr>
          <w:rFonts w:asciiTheme="minorBidi" w:hAnsiTheme="minorBidi"/>
          <w:lang w:val="en-GB"/>
        </w:rPr>
      </w:pPr>
      <w:ins w:id="18" w:author="Brian Locke" w:date="2025-11-04T09:36:00Z" w16du:dateUtc="2025-11-04T16:36:00Z">
        <w:r>
          <w:rPr>
            <w:rFonts w:asciiTheme="minorBidi" w:hAnsiTheme="minorBidi"/>
            <w:color w:val="000000"/>
          </w:rPr>
          <w:t>4</w:t>
        </w:r>
      </w:ins>
      <w:del w:id="19" w:author="Brian Locke" w:date="2025-11-04T09:36:00Z" w16du:dateUtc="2025-11-04T16:36:00Z">
        <w:r w:rsidR="00130614" w:rsidDel="001D046B">
          <w:rPr>
            <w:rFonts w:asciiTheme="minorBidi" w:hAnsiTheme="minorBidi"/>
            <w:color w:val="000000"/>
          </w:rPr>
          <w:delText>3</w:delText>
        </w:r>
      </w:del>
      <w:r w:rsidR="00130614">
        <w:rPr>
          <w:rFonts w:asciiTheme="minorBidi" w:hAnsiTheme="minorBidi"/>
          <w:color w:val="000000"/>
        </w:rPr>
        <w:t>. Department of Pulmonary and Critical Care</w:t>
      </w:r>
      <w:r w:rsidR="00A921BA">
        <w:rPr>
          <w:rFonts w:asciiTheme="minorBidi" w:hAnsiTheme="minorBidi"/>
          <w:color w:val="000000"/>
        </w:rPr>
        <w:t>, Intermountain Medical Center</w:t>
      </w:r>
    </w:p>
    <w:p w14:paraId="4F7C94D9" w14:textId="00CC8C83" w:rsidR="002B6F04" w:rsidRDefault="000F6B20">
      <w:pPr>
        <w:rPr>
          <w:rFonts w:asciiTheme="minorBidi" w:hAnsiTheme="minorBidi"/>
          <w:lang w:val="en-GB"/>
        </w:rPr>
      </w:pPr>
      <w:r w:rsidRPr="008F1195">
        <w:rPr>
          <w:rFonts w:asciiTheme="minorBidi" w:hAnsiTheme="minorBidi"/>
          <w:lang w:val="en-GB"/>
        </w:rPr>
        <w:t>Rationale</w:t>
      </w:r>
    </w:p>
    <w:p w14:paraId="27BDDAE7" w14:textId="37AF6FD6" w:rsidR="00D113C0" w:rsidRPr="008F1195" w:rsidRDefault="00210810" w:rsidP="00945F84">
      <w:pPr>
        <w:rPr>
          <w:rFonts w:asciiTheme="minorBidi" w:hAnsiTheme="minorBidi"/>
          <w:lang w:val="en-GB"/>
        </w:rPr>
      </w:pPr>
      <w:r w:rsidRPr="00210810">
        <w:rPr>
          <w:rFonts w:asciiTheme="minorBidi" w:hAnsiTheme="minorBidi"/>
          <w:lang w:val="en-GB"/>
        </w:rPr>
        <w:t xml:space="preserve">Patients with hypercapnic respiratory failure </w:t>
      </w:r>
      <w:r w:rsidR="006E71F3">
        <w:rPr>
          <w:rFonts w:asciiTheme="minorBidi" w:hAnsiTheme="minorBidi"/>
          <w:lang w:val="en-GB"/>
        </w:rPr>
        <w:t>(</w:t>
      </w:r>
      <w:commentRangeStart w:id="20"/>
      <w:del w:id="21" w:author="Rayan Hatem A Merdad" w:date="2025-11-03T23:38:00Z" w16du:dateUtc="2025-11-04T06:38:00Z">
        <w:r w:rsidR="006E71F3" w:rsidDel="006035C6">
          <w:rPr>
            <w:rFonts w:asciiTheme="minorBidi" w:hAnsiTheme="minorBidi"/>
            <w:lang w:val="en-GB"/>
          </w:rPr>
          <w:delText>A</w:delText>
        </w:r>
      </w:del>
      <w:r w:rsidR="006E71F3">
        <w:rPr>
          <w:rFonts w:asciiTheme="minorBidi" w:hAnsiTheme="minorBidi"/>
          <w:lang w:val="en-GB"/>
        </w:rPr>
        <w:t>HRF</w:t>
      </w:r>
      <w:commentRangeEnd w:id="20"/>
      <w:r w:rsidR="00130614">
        <w:rPr>
          <w:rStyle w:val="CommentReference"/>
        </w:rPr>
        <w:commentReference w:id="20"/>
      </w:r>
      <w:r w:rsidR="006E71F3">
        <w:rPr>
          <w:rFonts w:asciiTheme="minorBidi" w:hAnsiTheme="minorBidi"/>
          <w:lang w:val="en-GB"/>
        </w:rPr>
        <w:t xml:space="preserve">) </w:t>
      </w:r>
      <w:ins w:id="22" w:author="Rayan Hatem A Merdad" w:date="2025-11-03T23:55:00Z" w16du:dateUtc="2025-11-04T06:55:00Z">
        <w:r w:rsidR="00945F84">
          <w:rPr>
            <w:rFonts w:asciiTheme="minorBidi" w:hAnsiTheme="minorBidi"/>
            <w:lang w:val="en-GB"/>
          </w:rPr>
          <w:t xml:space="preserve">are not a </w:t>
        </w:r>
      </w:ins>
      <w:ins w:id="23" w:author="Rayan Hatem A Merdad" w:date="2025-11-03T23:56:00Z" w16du:dateUtc="2025-11-04T06:56:00Z">
        <w:r w:rsidR="00945F84">
          <w:rPr>
            <w:rFonts w:asciiTheme="minorBidi" w:hAnsiTheme="minorBidi"/>
            <w:lang w:val="en-GB"/>
          </w:rPr>
          <w:t>homogeneous</w:t>
        </w:r>
      </w:ins>
      <w:ins w:id="24" w:author="Rayan Hatem A Merdad" w:date="2025-11-03T23:55:00Z" w16du:dateUtc="2025-11-04T06:55:00Z">
        <w:r w:rsidR="00945F84">
          <w:rPr>
            <w:rFonts w:asciiTheme="minorBidi" w:hAnsiTheme="minorBidi"/>
            <w:lang w:val="en-GB"/>
          </w:rPr>
          <w:t xml:space="preserve"> group and can have various presenting symptoms</w:t>
        </w:r>
      </w:ins>
      <w:ins w:id="25" w:author="Rayan Hatem A Merdad" w:date="2025-11-04T01:06:00Z" w16du:dateUtc="2025-11-04T08:06:00Z">
        <w:r w:rsidR="00F827A5">
          <w:rPr>
            <w:rFonts w:asciiTheme="minorBidi" w:hAnsiTheme="minorBidi"/>
            <w:lang w:val="en-GB"/>
          </w:rPr>
          <w:t xml:space="preserve">, which makes </w:t>
        </w:r>
      </w:ins>
      <w:ins w:id="26" w:author="Rayan Hatem A Merdad" w:date="2025-11-04T00:02:00Z" w16du:dateUtc="2025-11-04T07:02:00Z">
        <w:r w:rsidR="00945F84">
          <w:rPr>
            <w:rFonts w:asciiTheme="minorBidi" w:hAnsiTheme="minorBidi"/>
            <w:lang w:val="en-GB"/>
          </w:rPr>
          <w:t>I</w:t>
        </w:r>
      </w:ins>
      <w:ins w:id="27" w:author="Rayan Hatem A Merdad" w:date="2025-11-03T23:56:00Z" w16du:dateUtc="2025-11-04T06:56:00Z">
        <w:r w:rsidR="00945F84">
          <w:rPr>
            <w:rFonts w:asciiTheme="minorBidi" w:hAnsiTheme="minorBidi"/>
            <w:lang w:val="en-GB"/>
          </w:rPr>
          <w:t xml:space="preserve">t unclear </w:t>
        </w:r>
      </w:ins>
      <w:ins w:id="28" w:author="Rayan Hatem A Merdad" w:date="2025-11-03T23:57:00Z" w16du:dateUtc="2025-11-04T06:57:00Z">
        <w:r w:rsidR="00945F84">
          <w:rPr>
            <w:rFonts w:asciiTheme="minorBidi" w:hAnsiTheme="minorBidi"/>
            <w:lang w:val="en-GB"/>
          </w:rPr>
          <w:t xml:space="preserve">if HRF is the reason for admission, non-specific marker of frailty, or </w:t>
        </w:r>
      </w:ins>
      <w:ins w:id="29" w:author="Rayan Hatem A Merdad" w:date="2025-11-04T00:01:00Z" w16du:dateUtc="2025-11-04T07:01:00Z">
        <w:r w:rsidR="00945F84">
          <w:rPr>
            <w:rFonts w:asciiTheme="minorBidi" w:hAnsiTheme="minorBidi"/>
            <w:lang w:val="en-GB"/>
          </w:rPr>
          <w:t xml:space="preserve">an </w:t>
        </w:r>
      </w:ins>
      <w:ins w:id="30" w:author="Rayan Hatem A Merdad" w:date="2025-11-04T00:24:00Z" w16du:dateUtc="2025-11-04T07:24:00Z">
        <w:r w:rsidR="00FA38FD">
          <w:rPr>
            <w:rFonts w:asciiTheme="minorBidi" w:hAnsiTheme="minorBidi"/>
            <w:lang w:val="en-GB"/>
          </w:rPr>
          <w:t>epiphenomenon</w:t>
        </w:r>
      </w:ins>
      <w:ins w:id="31" w:author="Rayan Hatem A Merdad" w:date="2025-11-04T00:01:00Z" w16du:dateUtc="2025-11-04T07:01:00Z">
        <w:r w:rsidR="00945F84">
          <w:rPr>
            <w:rFonts w:asciiTheme="minorBidi" w:hAnsiTheme="minorBidi"/>
            <w:lang w:val="en-GB"/>
          </w:rPr>
          <w:t xml:space="preserve">. </w:t>
        </w:r>
      </w:ins>
      <w:del w:id="32" w:author="Rayan Hatem A Merdad" w:date="2025-11-04T00:02:00Z" w16du:dateUtc="2025-11-04T07:02:00Z">
        <w:r w:rsidRPr="00210810" w:rsidDel="00945F84">
          <w:rPr>
            <w:rFonts w:asciiTheme="minorBidi" w:hAnsiTheme="minorBidi"/>
            <w:lang w:val="en-GB"/>
          </w:rPr>
          <w:delText xml:space="preserve">frequently require ICU admission following delays in recognition and escalation of care, </w:delText>
        </w:r>
        <w:r w:rsidR="006A1897" w:rsidDel="00945F84">
          <w:rPr>
            <w:rFonts w:asciiTheme="minorBidi" w:hAnsiTheme="minorBidi"/>
            <w:lang w:val="en-GB"/>
          </w:rPr>
          <w:delText>contributing</w:delText>
        </w:r>
        <w:r w:rsidRPr="00210810" w:rsidDel="00945F84">
          <w:rPr>
            <w:rFonts w:asciiTheme="minorBidi" w:hAnsiTheme="minorBidi"/>
            <w:lang w:val="en-GB"/>
          </w:rPr>
          <w:delText xml:space="preserve"> to increased morbidity and illness </w:delText>
        </w:r>
        <w:commentRangeStart w:id="33"/>
        <w:r w:rsidRPr="00210810" w:rsidDel="00945F84">
          <w:rPr>
            <w:rFonts w:asciiTheme="minorBidi" w:hAnsiTheme="minorBidi"/>
            <w:lang w:val="en-GB"/>
          </w:rPr>
          <w:delText>severity</w:delText>
        </w:r>
        <w:commentRangeEnd w:id="33"/>
        <w:r w:rsidR="00F74230" w:rsidDel="00945F84">
          <w:rPr>
            <w:rStyle w:val="CommentReference"/>
          </w:rPr>
          <w:commentReference w:id="33"/>
        </w:r>
        <w:r w:rsidRPr="00210810" w:rsidDel="00945F84">
          <w:rPr>
            <w:rFonts w:asciiTheme="minorBidi" w:hAnsiTheme="minorBidi"/>
            <w:lang w:val="en-GB"/>
          </w:rPr>
          <w:delText>.</w:delText>
        </w:r>
        <w:r w:rsidDel="00945F84">
          <w:rPr>
            <w:rFonts w:asciiTheme="minorBidi" w:hAnsiTheme="minorBidi"/>
            <w:lang w:val="en-GB"/>
          </w:rPr>
          <w:delText xml:space="preserve"> </w:delText>
        </w:r>
      </w:del>
      <w:r w:rsidR="00D113C0" w:rsidRPr="00D113C0">
        <w:rPr>
          <w:rFonts w:asciiTheme="minorBidi" w:hAnsiTheme="minorBidi"/>
          <w:lang w:val="en-GB"/>
        </w:rPr>
        <w:t xml:space="preserve">Existing studies have primarily focused on </w:t>
      </w:r>
      <w:r>
        <w:rPr>
          <w:rFonts w:asciiTheme="minorBidi" w:hAnsiTheme="minorBidi"/>
          <w:lang w:val="en-GB"/>
        </w:rPr>
        <w:t>o</w:t>
      </w:r>
      <w:r w:rsidR="00D113C0">
        <w:rPr>
          <w:rFonts w:asciiTheme="minorBidi" w:hAnsiTheme="minorBidi"/>
          <w:lang w:val="en-GB"/>
        </w:rPr>
        <w:t>bjective measure</w:t>
      </w:r>
      <w:r>
        <w:rPr>
          <w:rFonts w:asciiTheme="minorBidi" w:hAnsiTheme="minorBidi"/>
          <w:lang w:val="en-GB"/>
        </w:rPr>
        <w:t>s such as arterial and venous blood gas values</w:t>
      </w:r>
      <w:r w:rsidR="00D113C0">
        <w:rPr>
          <w:rFonts w:asciiTheme="minorBidi" w:hAnsiTheme="minorBidi"/>
          <w:lang w:val="en-GB"/>
        </w:rPr>
        <w:t xml:space="preserve"> to diagnose </w:t>
      </w:r>
      <w:del w:id="34" w:author="Rayan Hatem A Merdad" w:date="2025-11-03T23:38:00Z" w16du:dateUtc="2025-11-04T06:38:00Z">
        <w:r w:rsidDel="006035C6">
          <w:rPr>
            <w:rFonts w:asciiTheme="minorBidi" w:hAnsiTheme="minorBidi"/>
            <w:lang w:val="en-GB"/>
          </w:rPr>
          <w:delText>A</w:delText>
        </w:r>
      </w:del>
      <w:r>
        <w:rPr>
          <w:rFonts w:asciiTheme="minorBidi" w:hAnsiTheme="minorBidi"/>
          <w:lang w:val="en-GB"/>
        </w:rPr>
        <w:t xml:space="preserve">HRF; however, presenting symptoms are not </w:t>
      </w:r>
      <w:commentRangeStart w:id="35"/>
      <w:r>
        <w:rPr>
          <w:rFonts w:asciiTheme="minorBidi" w:hAnsiTheme="minorBidi"/>
          <w:lang w:val="en-GB"/>
        </w:rPr>
        <w:t>well studied</w:t>
      </w:r>
      <w:commentRangeEnd w:id="35"/>
      <w:r w:rsidR="00F74230">
        <w:rPr>
          <w:rStyle w:val="CommentReference"/>
        </w:rPr>
        <w:commentReference w:id="35"/>
      </w:r>
      <w:r>
        <w:rPr>
          <w:rFonts w:asciiTheme="minorBidi" w:hAnsiTheme="minorBidi"/>
          <w:lang w:val="en-GB"/>
        </w:rPr>
        <w:t xml:space="preserve">. </w:t>
      </w:r>
      <w:r w:rsidR="006A1897">
        <w:rPr>
          <w:rFonts w:asciiTheme="minorBidi" w:hAnsiTheme="minorBidi"/>
          <w:lang w:val="en-GB"/>
        </w:rPr>
        <w:t>A</w:t>
      </w:r>
      <w:r>
        <w:rPr>
          <w:rFonts w:asciiTheme="minorBidi" w:hAnsiTheme="minorBidi"/>
          <w:lang w:val="en-GB"/>
        </w:rPr>
        <w:t>pplying Natural Language Processing (NLP) to</w:t>
      </w:r>
      <w:r w:rsidRPr="00210810">
        <w:rPr>
          <w:rFonts w:asciiTheme="minorBidi" w:hAnsiTheme="minorBidi"/>
          <w:lang w:val="en-GB"/>
        </w:rPr>
        <w:t xml:space="preserve"> identify </w:t>
      </w:r>
      <w:r>
        <w:rPr>
          <w:rFonts w:asciiTheme="minorBidi" w:hAnsiTheme="minorBidi"/>
          <w:lang w:val="en-GB"/>
        </w:rPr>
        <w:t>presenting symptoms</w:t>
      </w:r>
      <w:r w:rsidR="006A1897">
        <w:rPr>
          <w:rFonts w:asciiTheme="minorBidi" w:hAnsiTheme="minorBidi"/>
          <w:lang w:val="en-GB"/>
        </w:rPr>
        <w:t xml:space="preserve"> will </w:t>
      </w:r>
      <w:r w:rsidRPr="00210810">
        <w:rPr>
          <w:rFonts w:asciiTheme="minorBidi" w:hAnsiTheme="minorBidi"/>
          <w:lang w:val="en-GB"/>
        </w:rPr>
        <w:t xml:space="preserve">improve </w:t>
      </w:r>
      <w:r>
        <w:rPr>
          <w:rFonts w:asciiTheme="minorBidi" w:hAnsiTheme="minorBidi"/>
          <w:lang w:val="en-GB"/>
        </w:rPr>
        <w:t>recognition</w:t>
      </w:r>
      <w:ins w:id="36" w:author="Rayan Hatem A Merdad" w:date="2025-11-04T00:02:00Z" w16du:dateUtc="2025-11-04T07:02:00Z">
        <w:r w:rsidR="00945F84">
          <w:rPr>
            <w:rFonts w:asciiTheme="minorBidi" w:hAnsiTheme="minorBidi"/>
            <w:lang w:val="en-GB"/>
          </w:rPr>
          <w:t xml:space="preserve"> a</w:t>
        </w:r>
      </w:ins>
      <w:ins w:id="37" w:author="Rayan Hatem A Merdad" w:date="2025-11-04T00:03:00Z" w16du:dateUtc="2025-11-04T07:03:00Z">
        <w:r w:rsidR="00945F84">
          <w:rPr>
            <w:rFonts w:asciiTheme="minorBidi" w:hAnsiTheme="minorBidi"/>
            <w:lang w:val="en-GB"/>
          </w:rPr>
          <w:t>nd categorization</w:t>
        </w:r>
      </w:ins>
      <w:r>
        <w:rPr>
          <w:rFonts w:asciiTheme="minorBidi" w:hAnsiTheme="minorBidi"/>
          <w:lang w:val="en-GB"/>
        </w:rPr>
        <w:t xml:space="preserve"> of </w:t>
      </w:r>
      <w:del w:id="38" w:author="Rayan Hatem A Merdad" w:date="2025-11-03T23:38:00Z" w16du:dateUtc="2025-11-04T06:38:00Z">
        <w:r w:rsidDel="006035C6">
          <w:rPr>
            <w:rFonts w:asciiTheme="minorBidi" w:hAnsiTheme="minorBidi"/>
            <w:lang w:val="en-GB"/>
          </w:rPr>
          <w:delText>A</w:delText>
        </w:r>
      </w:del>
      <w:r>
        <w:rPr>
          <w:rFonts w:asciiTheme="minorBidi" w:hAnsiTheme="minorBidi"/>
          <w:lang w:val="en-GB"/>
        </w:rPr>
        <w:t xml:space="preserve">HRF </w:t>
      </w:r>
      <w:commentRangeStart w:id="39"/>
      <w:r>
        <w:rPr>
          <w:rFonts w:asciiTheme="minorBidi" w:hAnsiTheme="minorBidi"/>
          <w:lang w:val="en-GB"/>
        </w:rPr>
        <w:t>patients.</w:t>
      </w:r>
      <w:commentRangeEnd w:id="39"/>
      <w:r w:rsidR="00F74230">
        <w:rPr>
          <w:rStyle w:val="CommentReference"/>
        </w:rPr>
        <w:commentReference w:id="39"/>
      </w:r>
    </w:p>
    <w:p w14:paraId="2F8B3198" w14:textId="195C00FB" w:rsidR="000F6B20" w:rsidRPr="008F1195" w:rsidRDefault="000F6B20">
      <w:pPr>
        <w:rPr>
          <w:rFonts w:asciiTheme="minorBidi" w:hAnsiTheme="minorBidi"/>
          <w:lang w:val="en-GB"/>
        </w:rPr>
      </w:pPr>
      <w:r w:rsidRPr="008F1195">
        <w:rPr>
          <w:rFonts w:asciiTheme="minorBidi" w:hAnsiTheme="minorBidi"/>
          <w:lang w:val="en-GB"/>
        </w:rPr>
        <w:t>Methods</w:t>
      </w:r>
    </w:p>
    <w:p w14:paraId="33843B3A" w14:textId="0F71CE9B" w:rsidR="00590531" w:rsidRPr="009B37E3" w:rsidRDefault="00590531" w:rsidP="00215D5F">
      <w:pPr>
        <w:rPr>
          <w:rFonts w:asciiTheme="minorBidi" w:hAnsiTheme="minorBidi"/>
        </w:rPr>
      </w:pPr>
      <w:r>
        <w:rPr>
          <w:rFonts w:asciiTheme="minorBidi" w:hAnsiTheme="minorBidi"/>
          <w:lang w:val="en-GB"/>
        </w:rPr>
        <w:t xml:space="preserve">This retrospective study </w:t>
      </w:r>
      <w:r w:rsidR="00A921BA">
        <w:rPr>
          <w:rFonts w:asciiTheme="minorBidi" w:hAnsiTheme="minorBidi"/>
          <w:lang w:val="en-GB"/>
        </w:rPr>
        <w:t>of the</w:t>
      </w:r>
      <w:r w:rsidR="00203D58">
        <w:rPr>
          <w:rFonts w:asciiTheme="minorBidi" w:hAnsiTheme="minorBidi"/>
          <w:lang w:val="en-GB"/>
        </w:rPr>
        <w:t xml:space="preserve"> </w:t>
      </w:r>
      <w:r w:rsidR="00203D58" w:rsidRPr="00203D58">
        <w:rPr>
          <w:rFonts w:asciiTheme="minorBidi" w:hAnsiTheme="minorBidi"/>
          <w:lang w:val="en-GB"/>
        </w:rPr>
        <w:t xml:space="preserve">Medical Information Market for Intensive Care </w:t>
      </w:r>
      <w:commentRangeStart w:id="40"/>
      <w:r w:rsidR="00203D58" w:rsidRPr="00203D58">
        <w:rPr>
          <w:rFonts w:asciiTheme="minorBidi" w:hAnsiTheme="minorBidi"/>
          <w:lang w:val="en-GB"/>
        </w:rPr>
        <w:t>(MIMIC-IV) database</w:t>
      </w:r>
      <w:commentRangeEnd w:id="40"/>
      <w:r w:rsidR="00482E20">
        <w:rPr>
          <w:rStyle w:val="CommentReference"/>
        </w:rPr>
        <w:commentReference w:id="40"/>
      </w:r>
      <w:r w:rsidR="005818D0">
        <w:rPr>
          <w:rFonts w:asciiTheme="minorBidi" w:hAnsiTheme="minorBidi"/>
          <w:lang w:val="en-GB"/>
        </w:rPr>
        <w:t xml:space="preserve">, </w:t>
      </w:r>
      <w:r w:rsidR="00A921BA">
        <w:rPr>
          <w:rFonts w:asciiTheme="minorBidi" w:hAnsiTheme="minorBidi"/>
          <w:lang w:val="en-GB"/>
        </w:rPr>
        <w:t>containing hospitalizations and emergency room visits at</w:t>
      </w:r>
      <w:r w:rsidR="005818D0" w:rsidRPr="005818D0">
        <w:rPr>
          <w:rFonts w:asciiTheme="minorBidi" w:hAnsiTheme="minorBidi"/>
          <w:lang w:val="en-GB"/>
        </w:rPr>
        <w:t xml:space="preserve"> Beth Israel Deaconess Medical Center 2011</w:t>
      </w:r>
      <w:r w:rsidR="00A921BA">
        <w:rPr>
          <w:rFonts w:asciiTheme="minorBidi" w:hAnsiTheme="minorBidi"/>
          <w:lang w:val="en-GB"/>
        </w:rPr>
        <w:t>-</w:t>
      </w:r>
      <w:r w:rsidR="005818D0" w:rsidRPr="005818D0">
        <w:rPr>
          <w:rFonts w:asciiTheme="minorBidi" w:hAnsiTheme="minorBidi"/>
          <w:lang w:val="en-GB"/>
        </w:rPr>
        <w:t>2019</w:t>
      </w:r>
      <w:r w:rsidR="00203D58">
        <w:rPr>
          <w:rFonts w:asciiTheme="minorBidi" w:hAnsiTheme="minorBidi"/>
          <w:lang w:val="en-GB"/>
        </w:rPr>
        <w:t xml:space="preserve">. </w:t>
      </w:r>
      <w:r w:rsidR="00A921BA">
        <w:rPr>
          <w:rFonts w:asciiTheme="minorBidi" w:hAnsiTheme="minorBidi"/>
          <w:lang w:val="en-GB"/>
        </w:rPr>
        <w:t xml:space="preserve">Encounters were included if any of the following were present: hypercapnic respiratory failure diagnosis </w:t>
      </w:r>
      <w:r w:rsidR="00203D58">
        <w:rPr>
          <w:rFonts w:asciiTheme="minorBidi" w:hAnsiTheme="minorBidi"/>
          <w:lang w:val="en-GB"/>
        </w:rPr>
        <w:t xml:space="preserve">codes </w:t>
      </w:r>
      <w:r w:rsidR="00482E20">
        <w:rPr>
          <w:rFonts w:asciiTheme="minorBidi" w:hAnsiTheme="minorBidi"/>
          <w:lang w:val="en-GB"/>
        </w:rPr>
        <w:t>(</w:t>
      </w:r>
      <w:r w:rsidR="00A921BA">
        <w:rPr>
          <w:rFonts w:asciiTheme="minorBidi" w:hAnsiTheme="minorBidi"/>
          <w:lang w:val="en-GB"/>
        </w:rPr>
        <w:t xml:space="preserve">ICD-10 </w:t>
      </w:r>
      <w:r w:rsidR="00482E20">
        <w:rPr>
          <w:rFonts w:asciiTheme="minorBidi" w:hAnsiTheme="minorBidi"/>
          <w:lang w:val="en-GB"/>
        </w:rPr>
        <w:t>J96.</w:t>
      </w:r>
      <w:r w:rsidR="00130614">
        <w:rPr>
          <w:rFonts w:asciiTheme="minorBidi" w:hAnsiTheme="minorBidi"/>
          <w:lang w:val="en-GB"/>
        </w:rPr>
        <w:t>x2 and</w:t>
      </w:r>
      <w:r w:rsidR="00482E20">
        <w:rPr>
          <w:rFonts w:asciiTheme="minorBidi" w:hAnsiTheme="minorBidi"/>
          <w:lang w:val="en-GB"/>
        </w:rPr>
        <w:t xml:space="preserve"> E66.2) </w:t>
      </w:r>
      <w:r w:rsidR="00A921BA">
        <w:rPr>
          <w:rFonts w:asciiTheme="minorBidi" w:hAnsiTheme="minorBidi"/>
          <w:lang w:val="en-GB"/>
        </w:rPr>
        <w:t xml:space="preserve">arterial </w:t>
      </w:r>
      <w:r w:rsidR="00203D58">
        <w:rPr>
          <w:rFonts w:asciiTheme="minorBidi" w:hAnsiTheme="minorBidi"/>
          <w:lang w:val="en-GB"/>
        </w:rPr>
        <w:t>blood gas</w:t>
      </w:r>
      <w:r w:rsidR="00A921BA">
        <w:rPr>
          <w:rFonts w:asciiTheme="minorBidi" w:hAnsiTheme="minorBidi"/>
          <w:lang w:val="en-GB"/>
        </w:rPr>
        <w:t xml:space="preserve"> (ABG) </w:t>
      </w:r>
      <w:commentRangeStart w:id="41"/>
      <w:r w:rsidR="00482E20">
        <w:rPr>
          <w:rFonts w:asciiTheme="minorBidi" w:hAnsiTheme="minorBidi"/>
          <w:lang w:val="en-GB"/>
        </w:rPr>
        <w:t>PaCO</w:t>
      </w:r>
      <w:r w:rsidR="00482E20" w:rsidRPr="003D79CB">
        <w:rPr>
          <w:rFonts w:asciiTheme="minorBidi" w:hAnsiTheme="minorBidi"/>
          <w:vertAlign w:val="subscript"/>
          <w:lang w:val="en-GB"/>
        </w:rPr>
        <w:t>2</w:t>
      </w:r>
      <w:r w:rsidR="00482E20">
        <w:rPr>
          <w:rFonts w:asciiTheme="minorBidi" w:hAnsiTheme="minorBidi"/>
          <w:lang w:val="en-GB"/>
        </w:rPr>
        <w:t xml:space="preserve"> ≥ 45 mmHg</w:t>
      </w:r>
      <w:commentRangeEnd w:id="41"/>
      <w:r w:rsidR="00130614">
        <w:rPr>
          <w:rStyle w:val="CommentReference"/>
        </w:rPr>
        <w:commentReference w:id="41"/>
      </w:r>
      <w:r w:rsidR="00482E20">
        <w:rPr>
          <w:rFonts w:asciiTheme="minorBidi" w:hAnsiTheme="minorBidi"/>
          <w:lang w:val="en-GB"/>
        </w:rPr>
        <w:t xml:space="preserve"> or</w:t>
      </w:r>
      <w:r w:rsidR="00A921BA">
        <w:rPr>
          <w:rFonts w:asciiTheme="minorBidi" w:hAnsiTheme="minorBidi"/>
          <w:lang w:val="en-GB"/>
        </w:rPr>
        <w:t xml:space="preserve"> venous blood gas (</w:t>
      </w:r>
      <w:r w:rsidR="00482E20">
        <w:rPr>
          <w:rFonts w:asciiTheme="minorBidi" w:hAnsiTheme="minorBidi"/>
          <w:lang w:val="en-GB"/>
        </w:rPr>
        <w:t>VBG</w:t>
      </w:r>
      <w:r w:rsidR="00A921BA">
        <w:rPr>
          <w:rFonts w:asciiTheme="minorBidi" w:hAnsiTheme="minorBidi"/>
          <w:lang w:val="en-GB"/>
        </w:rPr>
        <w:t>)</w:t>
      </w:r>
      <w:r w:rsidR="00482E20">
        <w:rPr>
          <w:rFonts w:asciiTheme="minorBidi" w:hAnsiTheme="minorBidi"/>
          <w:lang w:val="en-GB"/>
        </w:rPr>
        <w:t xml:space="preserve"> PCO</w:t>
      </w:r>
      <w:r w:rsidR="00482E20" w:rsidRPr="003D79CB">
        <w:rPr>
          <w:rFonts w:asciiTheme="minorBidi" w:hAnsiTheme="minorBidi"/>
          <w:vertAlign w:val="subscript"/>
          <w:lang w:val="en-GB"/>
        </w:rPr>
        <w:t>2</w:t>
      </w:r>
      <w:r w:rsidR="00482E20">
        <w:rPr>
          <w:rFonts w:asciiTheme="minorBidi" w:hAnsiTheme="minorBidi"/>
          <w:lang w:val="en-GB"/>
        </w:rPr>
        <w:t xml:space="preserve"> ≥ 50 mmHg</w:t>
      </w:r>
      <w:r w:rsidR="00203D58">
        <w:rPr>
          <w:rFonts w:asciiTheme="minorBidi" w:hAnsiTheme="minorBidi"/>
          <w:lang w:val="en-GB"/>
        </w:rPr>
        <w:t xml:space="preserve">. </w:t>
      </w:r>
      <w:r w:rsidR="006A1897" w:rsidRPr="006A1897">
        <w:rPr>
          <w:rFonts w:asciiTheme="minorBidi" w:hAnsiTheme="minorBidi"/>
          <w:lang w:val="en-GB"/>
        </w:rPr>
        <w:t>Patients without a documented chief complaint were excluded</w:t>
      </w:r>
      <w:r w:rsidR="00DB1C5E" w:rsidRPr="00215D5F">
        <w:rPr>
          <w:rFonts w:asciiTheme="minorBidi" w:hAnsiTheme="minorBidi"/>
          <w:color w:val="156082" w:themeColor="accent1"/>
          <w:lang w:val="en-GB"/>
        </w:rPr>
        <w:t>.</w:t>
      </w:r>
      <w:r w:rsidR="00833476" w:rsidRPr="00215D5F">
        <w:rPr>
          <w:rFonts w:asciiTheme="minorBidi" w:hAnsiTheme="minorBidi"/>
          <w:color w:val="156082" w:themeColor="accent1"/>
          <w:lang w:val="en-GB"/>
        </w:rPr>
        <w:t xml:space="preserve"> </w:t>
      </w:r>
      <w:r w:rsidR="00DB1C5E" w:rsidRPr="00D0677C">
        <w:rPr>
          <w:rFonts w:asciiTheme="minorBidi" w:hAnsiTheme="minorBidi"/>
          <w:color w:val="000000" w:themeColor="text1"/>
          <w:lang w:val="en-GB"/>
        </w:rPr>
        <w:t>Chief complaints were normalized through a custom text-processing pipeline incorporating abbreviation expansion, contextual disambiguation, conservative spelling correction,</w:t>
      </w:r>
      <w:ins w:id="42" w:author="Brian Locke" w:date="2025-11-03T16:08:00Z" w16du:dateUtc="2025-11-03T23:08:00Z">
        <w:r w:rsidR="00B609E6">
          <w:rPr>
            <w:rFonts w:asciiTheme="minorBidi" w:hAnsiTheme="minorBidi"/>
            <w:color w:val="000000" w:themeColor="text1"/>
            <w:lang w:val="en-GB"/>
          </w:rPr>
          <w:t xml:space="preserve"> </w:t>
        </w:r>
      </w:ins>
      <w:proofErr w:type="spellStart"/>
      <w:r w:rsidR="00DB1C5E" w:rsidRPr="00D0677C">
        <w:rPr>
          <w:rFonts w:asciiTheme="minorBidi" w:hAnsiTheme="minorBidi"/>
          <w:color w:val="000000" w:themeColor="text1"/>
          <w:lang w:val="en-GB"/>
        </w:rPr>
        <w:t>spaCy</w:t>
      </w:r>
      <w:proofErr w:type="spellEnd"/>
      <w:r w:rsidR="00DB1C5E" w:rsidRPr="00D0677C">
        <w:rPr>
          <w:rFonts w:asciiTheme="minorBidi" w:hAnsiTheme="minorBidi"/>
          <w:color w:val="000000" w:themeColor="text1"/>
          <w:lang w:val="en-GB"/>
        </w:rPr>
        <w:t xml:space="preserve"> lemmatization</w:t>
      </w:r>
      <w:r w:rsidR="00B609E6">
        <w:rPr>
          <w:rFonts w:asciiTheme="minorBidi" w:hAnsiTheme="minorBidi"/>
          <w:color w:val="000000" w:themeColor="text1"/>
          <w:lang w:val="en-GB"/>
        </w:rPr>
        <w:t>, and</w:t>
      </w:r>
      <w:r w:rsidR="00DB1C5E" w:rsidRPr="00D0677C">
        <w:rPr>
          <w:rFonts w:asciiTheme="minorBidi" w:hAnsiTheme="minorBidi"/>
          <w:color w:val="000000" w:themeColor="text1"/>
          <w:lang w:val="en-GB"/>
        </w:rPr>
        <w:t xml:space="preserve"> embed</w:t>
      </w:r>
      <w:r w:rsidR="00B609E6">
        <w:rPr>
          <w:rFonts w:asciiTheme="minorBidi" w:hAnsiTheme="minorBidi"/>
          <w:color w:val="000000" w:themeColor="text1"/>
          <w:lang w:val="en-GB"/>
        </w:rPr>
        <w:t>dings generated</w:t>
      </w:r>
      <w:r w:rsidR="00A921BA">
        <w:rPr>
          <w:rFonts w:asciiTheme="minorBidi" w:hAnsiTheme="minorBidi"/>
          <w:color w:val="000000" w:themeColor="text1"/>
          <w:lang w:val="en-GB"/>
        </w:rPr>
        <w:t xml:space="preserve"> using a </w:t>
      </w:r>
      <w:r w:rsidR="00DB1C5E" w:rsidRPr="00D0677C">
        <w:rPr>
          <w:rFonts w:asciiTheme="minorBidi" w:hAnsiTheme="minorBidi"/>
          <w:color w:val="000000" w:themeColor="text1"/>
          <w:lang w:val="en-GB"/>
        </w:rPr>
        <w:t>transformer model (</w:t>
      </w:r>
      <w:proofErr w:type="spellStart"/>
      <w:r w:rsidR="00DB1C5E" w:rsidRPr="00D0677C">
        <w:rPr>
          <w:rFonts w:asciiTheme="minorBidi" w:hAnsiTheme="minorBidi"/>
          <w:color w:val="000000" w:themeColor="text1"/>
          <w:lang w:val="en-GB"/>
        </w:rPr>
        <w:t>bioclinical-modernBERT</w:t>
      </w:r>
      <w:proofErr w:type="spellEnd"/>
      <w:r w:rsidR="00DB1C5E" w:rsidRPr="00D0677C">
        <w:rPr>
          <w:rFonts w:asciiTheme="minorBidi" w:hAnsiTheme="minorBidi"/>
          <w:color w:val="000000" w:themeColor="text1"/>
          <w:lang w:val="en-GB"/>
        </w:rPr>
        <w:t>)</w:t>
      </w:r>
      <w:r w:rsidR="00B609E6">
        <w:rPr>
          <w:rFonts w:asciiTheme="minorBidi" w:hAnsiTheme="minorBidi"/>
          <w:color w:val="000000" w:themeColor="text1"/>
          <w:lang w:val="en-GB"/>
        </w:rPr>
        <w:t>.</w:t>
      </w:r>
      <w:r w:rsidR="00DB1C5E" w:rsidRPr="00D0677C">
        <w:rPr>
          <w:rFonts w:asciiTheme="minorBidi" w:hAnsiTheme="minorBidi"/>
          <w:color w:val="000000" w:themeColor="text1"/>
          <w:lang w:val="en-GB"/>
        </w:rPr>
        <w:t xml:space="preserve"> </w:t>
      </w:r>
      <w:r w:rsidR="00B609E6">
        <w:rPr>
          <w:rFonts w:asciiTheme="minorBidi" w:hAnsiTheme="minorBidi"/>
          <w:color w:val="000000" w:themeColor="text1"/>
          <w:lang w:val="en-GB"/>
        </w:rPr>
        <w:t>Chief complaints were</w:t>
      </w:r>
      <w:r w:rsidR="00DB1C5E" w:rsidRPr="00D0677C">
        <w:rPr>
          <w:rFonts w:asciiTheme="minorBidi" w:hAnsiTheme="minorBidi"/>
          <w:color w:val="000000" w:themeColor="text1"/>
          <w:lang w:val="en-GB"/>
        </w:rPr>
        <w:t xml:space="preserve"> classified </w:t>
      </w:r>
      <w:r w:rsidR="00B609E6">
        <w:rPr>
          <w:rFonts w:asciiTheme="minorBidi" w:hAnsiTheme="minorBidi"/>
          <w:color w:val="000000" w:themeColor="text1"/>
          <w:lang w:val="en-GB"/>
        </w:rPr>
        <w:t>as one or more of the</w:t>
      </w:r>
      <w:r w:rsidR="00DB1C5E" w:rsidRPr="00D0677C">
        <w:rPr>
          <w:rFonts w:asciiTheme="minorBidi" w:hAnsiTheme="minorBidi"/>
          <w:color w:val="000000" w:themeColor="text1"/>
          <w:lang w:val="en-GB"/>
        </w:rPr>
        <w:t xml:space="preserve"> 18 National Hospital Ambulatory Medical Care Survey</w:t>
      </w:r>
      <w:r w:rsidR="00B609E6">
        <w:rPr>
          <w:rFonts w:asciiTheme="minorBidi" w:hAnsiTheme="minorBidi"/>
          <w:color w:val="000000" w:themeColor="text1"/>
          <w:lang w:val="en-GB"/>
        </w:rPr>
        <w:t xml:space="preserve"> (NHAMCS)</w:t>
      </w:r>
      <w:r w:rsidR="00DB1C5E" w:rsidRPr="00D0677C">
        <w:rPr>
          <w:rFonts w:asciiTheme="minorBidi" w:hAnsiTheme="minorBidi"/>
          <w:color w:val="000000" w:themeColor="text1"/>
          <w:lang w:val="en-GB"/>
        </w:rPr>
        <w:t xml:space="preserve"> “Reason for Visit” categories using nearest-</w:t>
      </w:r>
      <w:proofErr w:type="spellStart"/>
      <w:r w:rsidR="00DB1C5E" w:rsidRPr="00D0677C">
        <w:rPr>
          <w:rFonts w:asciiTheme="minorBidi" w:hAnsiTheme="minorBidi"/>
          <w:color w:val="000000" w:themeColor="text1"/>
          <w:lang w:val="en-GB"/>
        </w:rPr>
        <w:t>neighbor</w:t>
      </w:r>
      <w:proofErr w:type="spellEnd"/>
      <w:r w:rsidR="00DB1C5E" w:rsidRPr="00D0677C">
        <w:rPr>
          <w:rFonts w:asciiTheme="minorBidi" w:hAnsiTheme="minorBidi"/>
          <w:color w:val="000000" w:themeColor="text1"/>
          <w:lang w:val="en-GB"/>
        </w:rPr>
        <w:t xml:space="preserve"> mapping </w:t>
      </w:r>
      <w:r w:rsidR="00A921BA">
        <w:rPr>
          <w:rFonts w:asciiTheme="minorBidi" w:hAnsiTheme="minorBidi"/>
          <w:color w:val="000000" w:themeColor="text1"/>
          <w:lang w:val="en-GB"/>
        </w:rPr>
        <w:t>and</w:t>
      </w:r>
      <w:r w:rsidR="00A921BA" w:rsidRPr="00D0677C">
        <w:rPr>
          <w:rFonts w:asciiTheme="minorBidi" w:hAnsiTheme="minorBidi"/>
          <w:color w:val="000000" w:themeColor="text1"/>
          <w:lang w:val="en-GB"/>
        </w:rPr>
        <w:t xml:space="preserve"> </w:t>
      </w:r>
      <w:r w:rsidR="00DB1C5E" w:rsidRPr="00D0677C">
        <w:rPr>
          <w:rFonts w:asciiTheme="minorBidi" w:hAnsiTheme="minorBidi"/>
          <w:color w:val="000000" w:themeColor="text1"/>
          <w:lang w:val="en-GB"/>
        </w:rPr>
        <w:t>rule-based overrides for</w:t>
      </w:r>
      <w:r w:rsidR="00A921BA">
        <w:rPr>
          <w:rFonts w:asciiTheme="minorBidi" w:hAnsiTheme="minorBidi"/>
          <w:color w:val="000000" w:themeColor="text1"/>
          <w:lang w:val="en-GB"/>
        </w:rPr>
        <w:t xml:space="preserve"> key</w:t>
      </w:r>
      <w:r w:rsidR="00DB1C5E" w:rsidRPr="00D0677C">
        <w:rPr>
          <w:rFonts w:asciiTheme="minorBidi" w:hAnsiTheme="minorBidi"/>
          <w:color w:val="000000" w:themeColor="text1"/>
          <w:lang w:val="en-GB"/>
        </w:rPr>
        <w:t xml:space="preserve"> terms (e.g., dyspnea, altered mental status). </w:t>
      </w:r>
      <w:r w:rsidR="00510E09" w:rsidRPr="00510E09">
        <w:rPr>
          <w:rFonts w:asciiTheme="minorBidi" w:hAnsiTheme="minorBidi"/>
          <w:color w:val="000000" w:themeColor="text1"/>
          <w:lang w:val="en-GB"/>
        </w:rPr>
        <w:t>In</w:t>
      </w:r>
      <w:ins w:id="43" w:author="Rayan Hatem A Merdad" w:date="2025-11-04T01:06:00Z" w16du:dateUtc="2025-11-04T08:06:00Z">
        <w:r w:rsidR="00F827A5">
          <w:rPr>
            <w:rFonts w:asciiTheme="minorBidi" w:hAnsiTheme="minorBidi"/>
            <w:color w:val="000000" w:themeColor="text1"/>
            <w:lang w:val="en-GB"/>
          </w:rPr>
          <w:t xml:space="preserve"> </w:t>
        </w:r>
      </w:ins>
      <w:r w:rsidR="00510E09" w:rsidRPr="00510E09">
        <w:rPr>
          <w:rFonts w:asciiTheme="minorBidi" w:hAnsiTheme="minorBidi"/>
          <w:color w:val="000000" w:themeColor="text1"/>
          <w:lang w:val="en-GB"/>
        </w:rPr>
        <w:t>160 adjudicated cases, the NLP classifier demonstrated moderate agreement with</w:t>
      </w:r>
      <w:r w:rsidR="00A921BA">
        <w:rPr>
          <w:rFonts w:asciiTheme="minorBidi" w:hAnsiTheme="minorBidi"/>
          <w:color w:val="000000" w:themeColor="text1"/>
          <w:lang w:val="en-GB"/>
        </w:rPr>
        <w:t xml:space="preserve"> 2-reviewer</w:t>
      </w:r>
      <w:r w:rsidR="00510E09" w:rsidRPr="00510E09">
        <w:rPr>
          <w:rFonts w:asciiTheme="minorBidi" w:hAnsiTheme="minorBidi"/>
          <w:color w:val="000000" w:themeColor="text1"/>
          <w:lang w:val="en-GB"/>
        </w:rPr>
        <w:t xml:space="preserve"> human labels (mean F1 = 0.67, κ = 0.50</w:t>
      </w:r>
      <w:r w:rsidR="00A921BA">
        <w:rPr>
          <w:rFonts w:asciiTheme="minorBidi" w:hAnsiTheme="minorBidi"/>
          <w:color w:val="000000" w:themeColor="text1"/>
          <w:lang w:val="en-GB"/>
        </w:rPr>
        <w:t>;</w:t>
      </w:r>
      <w:r w:rsidR="00510E09" w:rsidRPr="00510E09">
        <w:rPr>
          <w:rFonts w:asciiTheme="minorBidi" w:hAnsiTheme="minorBidi"/>
          <w:color w:val="000000" w:themeColor="text1"/>
          <w:lang w:val="en-GB"/>
        </w:rPr>
        <w:t xml:space="preserve"> 54% exact and 21% partial matches</w:t>
      </w:r>
      <w:r w:rsidR="00A921BA">
        <w:rPr>
          <w:rFonts w:asciiTheme="minorBidi" w:hAnsiTheme="minorBidi"/>
          <w:color w:val="000000" w:themeColor="text1"/>
          <w:lang w:val="en-GB"/>
        </w:rPr>
        <w:t>)</w:t>
      </w:r>
      <w:r w:rsidR="00510E09" w:rsidRPr="00510E09">
        <w:rPr>
          <w:rFonts w:asciiTheme="minorBidi" w:hAnsiTheme="minorBidi"/>
          <w:color w:val="000000" w:themeColor="text1"/>
          <w:lang w:val="en-GB"/>
        </w:rPr>
        <w:t>.</w:t>
      </w:r>
      <w:commentRangeStart w:id="44"/>
      <w:commentRangeStart w:id="45"/>
      <w:commentRangeEnd w:id="44"/>
      <w:r w:rsidR="00482E20" w:rsidRPr="00D0677C">
        <w:rPr>
          <w:rStyle w:val="CommentReference"/>
          <w:color w:val="000000" w:themeColor="text1"/>
        </w:rPr>
        <w:commentReference w:id="44"/>
      </w:r>
      <w:commentRangeEnd w:id="45"/>
      <w:r w:rsidR="00482E20" w:rsidRPr="00D0677C">
        <w:rPr>
          <w:rStyle w:val="CommentReference"/>
          <w:color w:val="000000" w:themeColor="text1"/>
        </w:rPr>
        <w:commentReference w:id="45"/>
      </w:r>
    </w:p>
    <w:p w14:paraId="6CC6683A" w14:textId="5D5651DE" w:rsidR="000F6B20" w:rsidRPr="008F1195" w:rsidRDefault="000F6B20">
      <w:pPr>
        <w:rPr>
          <w:rFonts w:asciiTheme="minorBidi" w:hAnsiTheme="minorBidi"/>
          <w:lang w:val="en-GB"/>
        </w:rPr>
      </w:pPr>
      <w:r w:rsidRPr="008F1195">
        <w:rPr>
          <w:rFonts w:asciiTheme="minorBidi" w:hAnsiTheme="minorBidi"/>
          <w:lang w:val="en-GB"/>
        </w:rPr>
        <w:t>Results</w:t>
      </w:r>
    </w:p>
    <w:p w14:paraId="4EA5BD19" w14:textId="57472BBA" w:rsidR="008054D5" w:rsidRPr="008F1195" w:rsidRDefault="00B609E6" w:rsidP="00E215E0">
      <w:pPr>
        <w:rPr>
          <w:rFonts w:asciiTheme="minorBidi" w:hAnsiTheme="minorBidi"/>
          <w:lang w:val="en-GB"/>
        </w:rPr>
      </w:pPr>
      <w:r>
        <w:rPr>
          <w:rFonts w:asciiTheme="minorBidi" w:hAnsiTheme="minorBidi"/>
          <w:lang w:val="en-GB"/>
        </w:rPr>
        <w:t>We identified</w:t>
      </w:r>
      <w:r w:rsidR="008054D5">
        <w:rPr>
          <w:rFonts w:asciiTheme="minorBidi" w:hAnsiTheme="minorBidi"/>
          <w:lang w:val="en-GB"/>
        </w:rPr>
        <w:t xml:space="preserve"> </w:t>
      </w:r>
      <w:r w:rsidR="00BA4BC8" w:rsidRPr="00BA4BC8">
        <w:rPr>
          <w:rFonts w:asciiTheme="minorBidi" w:hAnsiTheme="minorBidi"/>
          <w:lang w:val="en-GB"/>
        </w:rPr>
        <w:t>27</w:t>
      </w:r>
      <w:r w:rsidR="00BA4BC8">
        <w:rPr>
          <w:rFonts w:asciiTheme="minorBidi" w:hAnsiTheme="minorBidi"/>
          <w:lang w:val="en-GB"/>
        </w:rPr>
        <w:t>,</w:t>
      </w:r>
      <w:r w:rsidR="00BA4BC8" w:rsidRPr="00BA4BC8">
        <w:rPr>
          <w:rFonts w:asciiTheme="minorBidi" w:hAnsiTheme="minorBidi"/>
          <w:lang w:val="en-GB"/>
        </w:rPr>
        <w:t>459</w:t>
      </w:r>
      <w:r w:rsidR="00BA4BC8">
        <w:rPr>
          <w:rFonts w:asciiTheme="minorBidi" w:hAnsiTheme="minorBidi"/>
          <w:lang w:val="en-GB"/>
        </w:rPr>
        <w:t xml:space="preserve"> encounters</w:t>
      </w:r>
      <w:r w:rsidR="008054D5">
        <w:rPr>
          <w:rFonts w:asciiTheme="minorBidi" w:hAnsiTheme="minorBidi"/>
          <w:lang w:val="en-GB"/>
        </w:rPr>
        <w:t xml:space="preserve"> </w:t>
      </w:r>
      <w:r>
        <w:rPr>
          <w:rFonts w:asciiTheme="minorBidi" w:hAnsiTheme="minorBidi"/>
          <w:lang w:val="en-GB"/>
        </w:rPr>
        <w:t>(m</w:t>
      </w:r>
      <w:r w:rsidR="008054D5">
        <w:rPr>
          <w:rFonts w:asciiTheme="minorBidi" w:hAnsiTheme="minorBidi"/>
          <w:lang w:val="en-GB"/>
        </w:rPr>
        <w:t>edian age</w:t>
      </w:r>
      <w:ins w:id="46" w:author="Brian Locke" w:date="2025-11-03T16:09:00Z" w16du:dateUtc="2025-11-03T23:09:00Z">
        <w:r>
          <w:rPr>
            <w:rFonts w:asciiTheme="minorBidi" w:hAnsiTheme="minorBidi"/>
            <w:lang w:val="en-GB"/>
          </w:rPr>
          <w:t xml:space="preserve"> </w:t>
        </w:r>
      </w:ins>
      <w:r w:rsidR="00386822">
        <w:rPr>
          <w:rFonts w:asciiTheme="minorBidi" w:hAnsiTheme="minorBidi"/>
          <w:lang w:val="en-GB"/>
        </w:rPr>
        <w:t>65 years</w:t>
      </w:r>
      <w:r w:rsidR="006E71F3">
        <w:rPr>
          <w:rFonts w:asciiTheme="minorBidi" w:hAnsiTheme="minorBidi"/>
          <w:lang w:val="en-GB"/>
        </w:rPr>
        <w:t>,</w:t>
      </w:r>
      <w:r w:rsidR="008054D5">
        <w:rPr>
          <w:rFonts w:asciiTheme="minorBidi" w:hAnsiTheme="minorBidi"/>
          <w:lang w:val="en-GB"/>
        </w:rPr>
        <w:t xml:space="preserve"> </w:t>
      </w:r>
      <w:r w:rsidR="00311B2D">
        <w:rPr>
          <w:rFonts w:asciiTheme="minorBidi" w:hAnsiTheme="minorBidi"/>
          <w:lang w:val="en-GB"/>
        </w:rPr>
        <w:t>52.9</w:t>
      </w:r>
      <w:r w:rsidR="008054D5">
        <w:rPr>
          <w:rFonts w:asciiTheme="minorBidi" w:hAnsiTheme="minorBidi"/>
          <w:lang w:val="en-GB"/>
        </w:rPr>
        <w:t>% male</w:t>
      </w:r>
      <w:ins w:id="47" w:author="Brian Locke" w:date="2025-11-03T16:09:00Z" w16du:dateUtc="2025-11-03T23:09:00Z">
        <w:r>
          <w:rPr>
            <w:rFonts w:asciiTheme="minorBidi" w:hAnsiTheme="minorBidi"/>
            <w:lang w:val="en-GB"/>
          </w:rPr>
          <w:t>)</w:t>
        </w:r>
      </w:ins>
      <w:r w:rsidR="008054D5">
        <w:rPr>
          <w:rFonts w:asciiTheme="minorBidi" w:hAnsiTheme="minorBidi"/>
          <w:lang w:val="en-GB"/>
        </w:rPr>
        <w:t xml:space="preserve">. </w:t>
      </w:r>
      <w:r w:rsidR="00311B2D" w:rsidRPr="00311B2D">
        <w:rPr>
          <w:rFonts w:asciiTheme="minorBidi" w:hAnsiTheme="minorBidi"/>
          <w:lang w:val="en-GB"/>
        </w:rPr>
        <w:t>7.2%</w:t>
      </w:r>
      <w:r>
        <w:rPr>
          <w:rFonts w:asciiTheme="minorBidi" w:hAnsiTheme="minorBidi"/>
          <w:lang w:val="en-GB"/>
        </w:rPr>
        <w:t xml:space="preserve"> of identified encounters</w:t>
      </w:r>
      <w:r w:rsidR="00311B2D" w:rsidRPr="00311B2D">
        <w:rPr>
          <w:rFonts w:asciiTheme="minorBidi" w:hAnsiTheme="minorBidi"/>
          <w:lang w:val="en-GB"/>
        </w:rPr>
        <w:t xml:space="preserve"> met </w:t>
      </w:r>
      <w:r>
        <w:rPr>
          <w:rFonts w:asciiTheme="minorBidi" w:hAnsiTheme="minorBidi"/>
          <w:lang w:val="en-GB"/>
        </w:rPr>
        <w:t xml:space="preserve">had a qualifying diagnosis </w:t>
      </w:r>
      <w:r w:rsidR="00311B2D" w:rsidRPr="00311B2D">
        <w:rPr>
          <w:rFonts w:asciiTheme="minorBidi" w:hAnsiTheme="minorBidi"/>
          <w:lang w:val="en-GB"/>
        </w:rPr>
        <w:t>cod</w:t>
      </w:r>
      <w:r>
        <w:rPr>
          <w:rFonts w:asciiTheme="minorBidi" w:hAnsiTheme="minorBidi"/>
          <w:lang w:val="en-GB"/>
        </w:rPr>
        <w:t>e</w:t>
      </w:r>
      <w:r w:rsidR="00311B2D" w:rsidRPr="00311B2D">
        <w:rPr>
          <w:rFonts w:asciiTheme="minorBidi" w:hAnsiTheme="minorBidi"/>
          <w:lang w:val="en-GB"/>
        </w:rPr>
        <w:t xml:space="preserve">, 61.2% </w:t>
      </w:r>
      <w:r>
        <w:rPr>
          <w:rFonts w:asciiTheme="minorBidi" w:hAnsiTheme="minorBidi"/>
          <w:lang w:val="en-GB"/>
        </w:rPr>
        <w:t xml:space="preserve">had a qualifying </w:t>
      </w:r>
      <w:r w:rsidR="00311B2D" w:rsidRPr="00311B2D">
        <w:rPr>
          <w:rFonts w:asciiTheme="minorBidi" w:hAnsiTheme="minorBidi"/>
          <w:lang w:val="en-GB"/>
        </w:rPr>
        <w:t xml:space="preserve">ABG, and </w:t>
      </w:r>
      <w:r w:rsidR="00311B2D" w:rsidRPr="00311B2D">
        <w:rPr>
          <w:rFonts w:asciiTheme="minorBidi" w:hAnsiTheme="minorBidi"/>
          <w:lang w:val="en-GB"/>
        </w:rPr>
        <w:lastRenderedPageBreak/>
        <w:t>63.5%</w:t>
      </w:r>
      <w:r>
        <w:rPr>
          <w:rFonts w:asciiTheme="minorBidi" w:hAnsiTheme="minorBidi"/>
          <w:lang w:val="en-GB"/>
        </w:rPr>
        <w:t xml:space="preserve"> had qualifying</w:t>
      </w:r>
      <w:r w:rsidR="00311B2D" w:rsidRPr="00311B2D">
        <w:rPr>
          <w:rFonts w:asciiTheme="minorBidi" w:hAnsiTheme="minorBidi"/>
          <w:lang w:val="en-GB"/>
        </w:rPr>
        <w:t xml:space="preserve"> VBG.</w:t>
      </w:r>
      <w:r w:rsidR="00311B2D">
        <w:rPr>
          <w:rFonts w:asciiTheme="minorBidi" w:hAnsiTheme="minorBidi"/>
          <w:lang w:val="en-GB"/>
        </w:rPr>
        <w:t xml:space="preserve"> </w:t>
      </w:r>
      <w:r>
        <w:rPr>
          <w:rFonts w:asciiTheme="minorBidi" w:hAnsiTheme="minorBidi"/>
          <w:lang w:val="en-GB"/>
        </w:rPr>
        <w:t xml:space="preserve">By NHAMCS category, presentations </w:t>
      </w:r>
      <w:proofErr w:type="gramStart"/>
      <w:r>
        <w:rPr>
          <w:rFonts w:asciiTheme="minorBidi" w:hAnsiTheme="minorBidi"/>
          <w:lang w:val="en-GB"/>
        </w:rPr>
        <w:t>were:</w:t>
      </w:r>
      <w:proofErr w:type="gramEnd"/>
      <w:r>
        <w:rPr>
          <w:rFonts w:asciiTheme="minorBidi" w:hAnsiTheme="minorBidi"/>
          <w:lang w:val="en-GB"/>
        </w:rPr>
        <w:t xml:space="preserve"> </w:t>
      </w:r>
      <w:r w:rsidR="008054D5">
        <w:rPr>
          <w:rFonts w:asciiTheme="minorBidi" w:hAnsiTheme="minorBidi"/>
          <w:lang w:val="en-GB"/>
        </w:rPr>
        <w:t>respiratory system</w:t>
      </w:r>
      <w:r w:rsidR="00386822">
        <w:rPr>
          <w:rFonts w:asciiTheme="minorBidi" w:hAnsiTheme="minorBidi"/>
          <w:lang w:val="en-GB"/>
        </w:rPr>
        <w:t xml:space="preserve"> (21.8%)</w:t>
      </w:r>
      <w:r w:rsidR="008054D5">
        <w:rPr>
          <w:rFonts w:asciiTheme="minorBidi" w:hAnsiTheme="minorBidi"/>
          <w:lang w:val="en-GB"/>
        </w:rPr>
        <w:t xml:space="preserve">, </w:t>
      </w:r>
      <w:r w:rsidR="0009465A">
        <w:rPr>
          <w:rFonts w:asciiTheme="minorBidi" w:hAnsiTheme="minorBidi"/>
          <w:lang w:val="en-GB"/>
        </w:rPr>
        <w:t>Nervous system</w:t>
      </w:r>
      <w:r w:rsidR="008054D5">
        <w:rPr>
          <w:rFonts w:asciiTheme="minorBidi" w:hAnsiTheme="minorBidi"/>
          <w:lang w:val="en-GB"/>
        </w:rPr>
        <w:t xml:space="preserve"> </w:t>
      </w:r>
      <w:r w:rsidR="00386822">
        <w:rPr>
          <w:rFonts w:asciiTheme="minorBidi" w:hAnsiTheme="minorBidi"/>
          <w:lang w:val="en-GB"/>
        </w:rPr>
        <w:t xml:space="preserve">(13.8%) </w:t>
      </w:r>
      <w:r w:rsidR="008054D5">
        <w:rPr>
          <w:rFonts w:asciiTheme="minorBidi" w:hAnsiTheme="minorBidi"/>
          <w:lang w:val="en-GB"/>
        </w:rPr>
        <w:t xml:space="preserve">and </w:t>
      </w:r>
      <w:r>
        <w:rPr>
          <w:rFonts w:asciiTheme="minorBidi" w:hAnsiTheme="minorBidi"/>
          <w:lang w:val="en-GB"/>
        </w:rPr>
        <w:t>d</w:t>
      </w:r>
      <w:r w:rsidR="0009465A">
        <w:rPr>
          <w:rFonts w:asciiTheme="minorBidi" w:hAnsiTheme="minorBidi"/>
          <w:lang w:val="en-GB"/>
        </w:rPr>
        <w:t>igestive</w:t>
      </w:r>
      <w:r w:rsidR="008054D5">
        <w:rPr>
          <w:rFonts w:asciiTheme="minorBidi" w:hAnsiTheme="minorBidi"/>
          <w:lang w:val="en-GB"/>
        </w:rPr>
        <w:t xml:space="preserve"> system</w:t>
      </w:r>
      <w:r w:rsidR="00386822">
        <w:rPr>
          <w:rFonts w:asciiTheme="minorBidi" w:hAnsiTheme="minorBidi"/>
          <w:lang w:val="en-GB"/>
        </w:rPr>
        <w:t xml:space="preserve"> (12.4%)</w:t>
      </w:r>
      <w:ins w:id="48" w:author="Rayan Hatem A Merdad" w:date="2025-11-04T00:17:00Z" w16du:dateUtc="2025-11-04T07:17:00Z">
        <w:r w:rsidR="001519F9">
          <w:rPr>
            <w:rFonts w:asciiTheme="minorBidi" w:hAnsiTheme="minorBidi"/>
            <w:lang w:val="en-GB"/>
          </w:rPr>
          <w:t>; except in younger patients, &lt; 40 years old, injuries and adverse effects</w:t>
        </w:r>
      </w:ins>
      <w:ins w:id="49" w:author="Rayan Hatem A Merdad" w:date="2025-11-04T00:20:00Z" w16du:dateUtc="2025-11-04T07:20:00Z">
        <w:r w:rsidR="00371814">
          <w:rPr>
            <w:rFonts w:asciiTheme="minorBidi" w:hAnsiTheme="minorBidi"/>
            <w:lang w:val="en-GB"/>
          </w:rPr>
          <w:t xml:space="preserve"> were the most common presenting classification.</w:t>
        </w:r>
      </w:ins>
      <w:ins w:id="50" w:author="Rayan Hatem A Merdad" w:date="2025-11-04T00:19:00Z" w16du:dateUtc="2025-11-04T07:19:00Z">
        <w:r w:rsidR="00371814">
          <w:rPr>
            <w:rFonts w:asciiTheme="minorBidi" w:hAnsiTheme="minorBidi"/>
            <w:lang w:val="en-GB"/>
          </w:rPr>
          <w:t xml:space="preserve"> </w:t>
        </w:r>
      </w:ins>
      <w:del w:id="51" w:author="Rayan Hatem A Merdad" w:date="2025-11-04T00:17:00Z" w16du:dateUtc="2025-11-04T07:17:00Z">
        <w:r w:rsidR="008054D5" w:rsidDel="001519F9">
          <w:rPr>
            <w:rFonts w:asciiTheme="minorBidi" w:hAnsiTheme="minorBidi"/>
            <w:lang w:val="en-GB"/>
          </w:rPr>
          <w:delText>.</w:delText>
        </w:r>
      </w:del>
      <w:del w:id="52" w:author="Rayan Hatem A Merdad" w:date="2025-11-04T00:19:00Z" w16du:dateUtc="2025-11-04T07:19:00Z">
        <w:r w:rsidR="009E794C" w:rsidDel="00371814">
          <w:rPr>
            <w:rFonts w:asciiTheme="minorBidi" w:hAnsiTheme="minorBidi"/>
            <w:lang w:val="en-GB"/>
          </w:rPr>
          <w:delText xml:space="preserve"> </w:delText>
        </w:r>
      </w:del>
      <w:r w:rsidR="00743DA1" w:rsidRPr="008E4B6B">
        <w:rPr>
          <w:rFonts w:asciiTheme="minorBidi" w:hAnsiTheme="minorBidi"/>
          <w:lang w:val="en-GB"/>
        </w:rPr>
        <w:t>Respiratory complaints predominated among ICD-</w:t>
      </w:r>
      <w:r>
        <w:rPr>
          <w:rFonts w:asciiTheme="minorBidi" w:hAnsiTheme="minorBidi"/>
          <w:lang w:val="en-GB"/>
        </w:rPr>
        <w:t>coded</w:t>
      </w:r>
      <w:r w:rsidRPr="008E4B6B">
        <w:rPr>
          <w:rFonts w:asciiTheme="minorBidi" w:hAnsiTheme="minorBidi"/>
          <w:lang w:val="en-GB"/>
        </w:rPr>
        <w:t xml:space="preserve"> </w:t>
      </w:r>
      <w:r w:rsidR="00743DA1" w:rsidRPr="008E4B6B">
        <w:rPr>
          <w:rFonts w:asciiTheme="minorBidi" w:hAnsiTheme="minorBidi"/>
          <w:lang w:val="en-GB"/>
        </w:rPr>
        <w:t>cases (51%</w:t>
      </w:r>
      <w:proofErr w:type="gramStart"/>
      <w:r w:rsidR="00743DA1" w:rsidRPr="008E4B6B">
        <w:rPr>
          <w:rFonts w:asciiTheme="minorBidi" w:hAnsiTheme="minorBidi"/>
          <w:lang w:val="en-GB"/>
        </w:rPr>
        <w:t>)</w:t>
      </w:r>
      <w:r>
        <w:rPr>
          <w:rFonts w:asciiTheme="minorBidi" w:hAnsiTheme="minorBidi"/>
          <w:lang w:val="en-GB"/>
        </w:rPr>
        <w:t>, but</w:t>
      </w:r>
      <w:proofErr w:type="gramEnd"/>
      <w:r>
        <w:rPr>
          <w:rFonts w:asciiTheme="minorBidi" w:hAnsiTheme="minorBidi"/>
          <w:lang w:val="en-GB"/>
        </w:rPr>
        <w:t xml:space="preserve"> were lower in </w:t>
      </w:r>
      <w:r w:rsidR="00743DA1">
        <w:rPr>
          <w:rFonts w:asciiTheme="minorBidi" w:hAnsiTheme="minorBidi"/>
          <w:lang w:val="en-GB"/>
        </w:rPr>
        <w:t>ABG</w:t>
      </w:r>
      <w:r>
        <w:rPr>
          <w:rFonts w:asciiTheme="minorBidi" w:hAnsiTheme="minorBidi"/>
          <w:lang w:val="en-GB"/>
        </w:rPr>
        <w:t>-defined</w:t>
      </w:r>
      <w:r w:rsidR="00743DA1" w:rsidRPr="008E4B6B">
        <w:rPr>
          <w:rFonts w:asciiTheme="minorBidi" w:hAnsiTheme="minorBidi"/>
          <w:lang w:val="en-GB"/>
        </w:rPr>
        <w:t xml:space="preserve"> (22.7%) and </w:t>
      </w:r>
      <w:r w:rsidR="00743DA1">
        <w:rPr>
          <w:rFonts w:asciiTheme="minorBidi" w:hAnsiTheme="minorBidi"/>
          <w:lang w:val="en-GB"/>
        </w:rPr>
        <w:t>VBG</w:t>
      </w:r>
      <w:r>
        <w:rPr>
          <w:rFonts w:asciiTheme="minorBidi" w:hAnsiTheme="minorBidi"/>
          <w:lang w:val="en-GB"/>
        </w:rPr>
        <w:t>-defined</w:t>
      </w:r>
      <w:r w:rsidR="00743DA1" w:rsidRPr="008E4B6B">
        <w:rPr>
          <w:rFonts w:asciiTheme="minorBidi" w:hAnsiTheme="minorBidi"/>
          <w:lang w:val="en-GB"/>
        </w:rPr>
        <w:t xml:space="preserve"> (26.5%)</w:t>
      </w:r>
      <w:r>
        <w:rPr>
          <w:rFonts w:asciiTheme="minorBidi" w:hAnsiTheme="minorBidi"/>
          <w:lang w:val="en-GB"/>
        </w:rPr>
        <w:t xml:space="preserve"> cohorts</w:t>
      </w:r>
      <w:r w:rsidR="00743DA1" w:rsidRPr="008E4B6B">
        <w:rPr>
          <w:rFonts w:asciiTheme="minorBidi" w:hAnsiTheme="minorBidi"/>
          <w:lang w:val="en-GB"/>
        </w:rPr>
        <w:t>.</w:t>
      </w:r>
      <w:r>
        <w:rPr>
          <w:rFonts w:asciiTheme="minorBidi" w:hAnsiTheme="minorBidi"/>
          <w:lang w:val="en-GB"/>
        </w:rPr>
        <w:t xml:space="preserve"> Figure 1 shows category distributions by ascertainment route.</w:t>
      </w:r>
      <w:del w:id="53" w:author="Rayan Hatem A Merdad" w:date="2025-11-04T00:20:00Z" w16du:dateUtc="2025-11-04T07:20:00Z">
        <w:r w:rsidDel="00371814">
          <w:rPr>
            <w:rFonts w:asciiTheme="minorBidi" w:hAnsiTheme="minorBidi"/>
            <w:lang w:val="en-GB"/>
          </w:rPr>
          <w:delText xml:space="preserve"> </w:delText>
        </w:r>
        <w:r w:rsidRPr="00D64753" w:rsidDel="00371814">
          <w:rPr>
            <w:rFonts w:asciiTheme="minorBidi" w:hAnsiTheme="minorBidi"/>
            <w:highlight w:val="yellow"/>
            <w:lang w:val="en-GB"/>
            <w:rPrChange w:id="54" w:author="Rayan Hatem A Merdad" w:date="2025-11-04T00:09:00Z" w16du:dateUtc="2025-11-04T07:09:00Z">
              <w:rPr>
                <w:rFonts w:asciiTheme="minorBidi" w:hAnsiTheme="minorBidi"/>
                <w:lang w:val="en-GB"/>
              </w:rPr>
            </w:rPrChange>
          </w:rPr>
          <w:delText>***Describe Age patterns***</w:delText>
        </w:r>
        <w:r w:rsidR="00743DA1" w:rsidRPr="008E4B6B" w:rsidDel="00371814">
          <w:rPr>
            <w:rFonts w:asciiTheme="minorBidi" w:hAnsiTheme="minorBidi"/>
            <w:lang w:val="en-GB"/>
          </w:rPr>
          <w:delText xml:space="preserve"> </w:delText>
        </w:r>
      </w:del>
    </w:p>
    <w:p w14:paraId="2956B712" w14:textId="701BBB6E" w:rsidR="000F6B20" w:rsidRDefault="000F6B20">
      <w:pPr>
        <w:rPr>
          <w:rFonts w:asciiTheme="minorBidi" w:hAnsiTheme="minorBidi"/>
          <w:lang w:val="en-GB"/>
        </w:rPr>
      </w:pPr>
      <w:r w:rsidRPr="008F1195">
        <w:rPr>
          <w:rFonts w:asciiTheme="minorBidi" w:hAnsiTheme="minorBidi"/>
          <w:lang w:val="en-GB"/>
        </w:rPr>
        <w:t>Conclusion</w:t>
      </w:r>
    </w:p>
    <w:p w14:paraId="5C7D8D2C" w14:textId="504696EE" w:rsidR="00034B97" w:rsidRDefault="00034B97">
      <w:pPr>
        <w:rPr>
          <w:ins w:id="55" w:author="Rayan Hatem A Merdad" w:date="2025-11-04T00:48:00Z" w16du:dateUtc="2025-11-04T07:48:00Z"/>
          <w:rFonts w:asciiTheme="minorBidi" w:hAnsiTheme="minorBidi"/>
          <w:lang w:val="en-GB"/>
        </w:rPr>
      </w:pPr>
      <w:ins w:id="56" w:author="Rayan Hatem A Merdad" w:date="2025-11-04T00:48:00Z" w16du:dateUtc="2025-11-04T07:48:00Z">
        <w:r>
          <w:rPr>
            <w:rFonts w:asciiTheme="minorBidi" w:hAnsiTheme="minorBidi"/>
            <w:lang w:val="en-GB"/>
          </w:rPr>
          <w:t>HRF</w:t>
        </w:r>
      </w:ins>
      <w:ins w:id="57" w:author="Rayan Hatem A Merdad" w:date="2025-11-04T00:49:00Z" w16du:dateUtc="2025-11-04T07:49:00Z">
        <w:r>
          <w:rPr>
            <w:rFonts w:asciiTheme="minorBidi" w:hAnsiTheme="minorBidi"/>
            <w:lang w:val="en-GB"/>
          </w:rPr>
          <w:t xml:space="preserve"> cases</w:t>
        </w:r>
      </w:ins>
      <w:ins w:id="58" w:author="Rayan Hatem A Merdad" w:date="2025-11-04T00:48:00Z" w16du:dateUtc="2025-11-04T07:48:00Z">
        <w:r>
          <w:rPr>
            <w:rFonts w:asciiTheme="minorBidi" w:hAnsiTheme="minorBidi"/>
            <w:lang w:val="en-GB"/>
          </w:rPr>
          <w:t xml:space="preserve"> </w:t>
        </w:r>
      </w:ins>
      <w:ins w:id="59" w:author="Rayan Hatem A Merdad" w:date="2025-11-04T00:49:00Z" w16du:dateUtc="2025-11-04T07:49:00Z">
        <w:r>
          <w:rPr>
            <w:rFonts w:asciiTheme="minorBidi" w:hAnsiTheme="minorBidi"/>
            <w:lang w:val="en-GB"/>
          </w:rPr>
          <w:t xml:space="preserve">identified using ICD codes were more likely to follow a classic respiratory symptom </w:t>
        </w:r>
      </w:ins>
      <w:ins w:id="60" w:author="Rayan Hatem A Merdad" w:date="2025-11-04T01:14:00Z" w16du:dateUtc="2025-11-04T08:14:00Z">
        <w:r w:rsidR="00FA4DBD">
          <w:rPr>
            <w:rFonts w:asciiTheme="minorBidi" w:hAnsiTheme="minorBidi"/>
            <w:lang w:val="en-GB"/>
          </w:rPr>
          <w:t>pattern</w:t>
        </w:r>
      </w:ins>
      <w:ins w:id="61" w:author="Rayan Hatem A Merdad" w:date="2025-11-04T00:49:00Z" w16du:dateUtc="2025-11-04T07:49:00Z">
        <w:r>
          <w:rPr>
            <w:rFonts w:asciiTheme="minorBidi" w:hAnsiTheme="minorBidi"/>
            <w:lang w:val="en-GB"/>
          </w:rPr>
          <w:t xml:space="preserve">; while </w:t>
        </w:r>
      </w:ins>
      <w:ins w:id="62" w:author="Rayan Hatem A Merdad" w:date="2025-11-04T00:50:00Z" w16du:dateUtc="2025-11-04T07:50:00Z">
        <w:r>
          <w:rPr>
            <w:rFonts w:asciiTheme="minorBidi" w:hAnsiTheme="minorBidi"/>
            <w:lang w:val="en-GB"/>
          </w:rPr>
          <w:t xml:space="preserve">cases identified using blood gas had more variable presentations; suggesting that these cases may </w:t>
        </w:r>
      </w:ins>
      <w:ins w:id="63" w:author="Rayan Hatem A Merdad" w:date="2025-11-04T00:53:00Z" w16du:dateUtc="2025-11-04T07:53:00Z">
        <w:r>
          <w:rPr>
            <w:rFonts w:ascii="Helvetica" w:hAnsi="Helvetica" w:cs="Helvetica"/>
            <w:kern w:val="0"/>
          </w:rPr>
          <w:t xml:space="preserve">capture a broader spectrum of </w:t>
        </w:r>
      </w:ins>
      <w:ins w:id="64" w:author="Rayan Hatem A Merdad" w:date="2025-11-04T01:15:00Z" w16du:dateUtc="2025-11-04T08:15:00Z">
        <w:r w:rsidR="00FA4DBD">
          <w:rPr>
            <w:rFonts w:ascii="Helvetica" w:hAnsi="Helvetica" w:cs="Helvetica"/>
            <w:kern w:val="0"/>
          </w:rPr>
          <w:t>illness</w:t>
        </w:r>
      </w:ins>
      <w:ins w:id="65" w:author="Rayan Hatem A Merdad" w:date="2025-11-04T00:52:00Z" w16du:dateUtc="2025-11-04T07:52:00Z">
        <w:r>
          <w:rPr>
            <w:rFonts w:asciiTheme="minorBidi" w:hAnsiTheme="minorBidi"/>
            <w:lang w:val="en-GB"/>
          </w:rPr>
          <w:t>.</w:t>
        </w:r>
      </w:ins>
      <w:ins w:id="66" w:author="Rayan Hatem A Merdad" w:date="2025-11-04T00:50:00Z" w16du:dateUtc="2025-11-04T07:50:00Z">
        <w:r>
          <w:rPr>
            <w:rFonts w:asciiTheme="minorBidi" w:hAnsiTheme="minorBidi"/>
            <w:lang w:val="en-GB"/>
          </w:rPr>
          <w:t xml:space="preserve"> </w:t>
        </w:r>
      </w:ins>
      <w:ins w:id="67" w:author="Rayan Hatem A Merdad" w:date="2025-11-04T00:59:00Z" w16du:dateUtc="2025-11-04T07:59:00Z">
        <w:r w:rsidR="000A0DB3">
          <w:rPr>
            <w:rFonts w:asciiTheme="minorBidi" w:hAnsiTheme="minorBidi"/>
            <w:lang w:val="en-GB"/>
          </w:rPr>
          <w:t>Our NLP classification</w:t>
        </w:r>
        <w:r w:rsidR="000A0DB3" w:rsidRPr="000A0DB3">
          <w:rPr>
            <w:rFonts w:asciiTheme="minorBidi" w:hAnsiTheme="minorBidi"/>
            <w:lang w:val="en-GB"/>
          </w:rPr>
          <w:t xml:space="preserve"> can be extended to other datasets to characterize the presenting complaints </w:t>
        </w:r>
        <w:r w:rsidR="000A0DB3">
          <w:rPr>
            <w:rFonts w:asciiTheme="minorBidi" w:hAnsiTheme="minorBidi"/>
            <w:lang w:val="en-GB"/>
          </w:rPr>
          <w:t>of HRF patients.</w:t>
        </w:r>
      </w:ins>
      <w:ins w:id="68" w:author="Rayan Hatem A Merdad" w:date="2025-11-04T01:00:00Z" w16du:dateUtc="2025-11-04T08:00:00Z">
        <w:r w:rsidR="000A0DB3">
          <w:rPr>
            <w:rFonts w:asciiTheme="minorBidi" w:hAnsiTheme="minorBidi"/>
            <w:lang w:val="en-GB"/>
          </w:rPr>
          <w:t xml:space="preserve"> </w:t>
        </w:r>
      </w:ins>
      <w:ins w:id="69" w:author="Rayan Hatem A Merdad" w:date="2025-11-04T01:01:00Z" w16du:dateUtc="2025-11-04T08:01:00Z">
        <w:r w:rsidR="000A0DB3" w:rsidRPr="000A0DB3">
          <w:rPr>
            <w:rFonts w:asciiTheme="minorBidi" w:hAnsiTheme="minorBidi"/>
            <w:lang w:val="en-GB"/>
          </w:rPr>
          <w:t>Some patients may have developed hypercapnia after presentation, limiting symptom attribution</w:t>
        </w:r>
        <w:r w:rsidR="000A0DB3">
          <w:rPr>
            <w:rFonts w:asciiTheme="minorBidi" w:hAnsiTheme="minorBidi"/>
            <w:lang w:val="en-GB"/>
          </w:rPr>
          <w:t>.</w:t>
        </w:r>
      </w:ins>
    </w:p>
    <w:p w14:paraId="6B6BF333" w14:textId="1C9916D8" w:rsidR="001519F9" w:rsidRDefault="00FE06D9" w:rsidP="000A0DB3">
      <w:pPr>
        <w:rPr>
          <w:rFonts w:asciiTheme="minorBidi" w:hAnsiTheme="minorBidi"/>
          <w:lang w:val="en-GB"/>
        </w:rPr>
      </w:pPr>
      <w:del w:id="70" w:author="Rayan Hatem A Merdad" w:date="2025-11-04T01:01:00Z" w16du:dateUtc="2025-11-04T08:01:00Z">
        <w:r w:rsidDel="000A0DB3">
          <w:rPr>
            <w:rFonts w:asciiTheme="minorBidi" w:hAnsiTheme="minorBidi"/>
            <w:lang w:val="en-GB"/>
          </w:rPr>
          <w:delText xml:space="preserve">NLP </w:delText>
        </w:r>
        <w:commentRangeStart w:id="71"/>
        <w:commentRangeEnd w:id="71"/>
        <w:r w:rsidR="00482E20" w:rsidDel="000A0DB3">
          <w:rPr>
            <w:rStyle w:val="CommentReference"/>
          </w:rPr>
          <w:commentReference w:id="71"/>
        </w:r>
        <w:commentRangeStart w:id="72"/>
        <w:r w:rsidDel="000A0DB3">
          <w:rPr>
            <w:rFonts w:asciiTheme="minorBidi" w:hAnsiTheme="minorBidi"/>
            <w:lang w:val="en-GB"/>
          </w:rPr>
          <w:delText xml:space="preserve">of chief complaints provides insight into presenting symptoms of </w:delText>
        </w:r>
      </w:del>
      <w:del w:id="73" w:author="Rayan Hatem A Merdad" w:date="2025-11-03T23:38:00Z" w16du:dateUtc="2025-11-04T06:38:00Z">
        <w:r w:rsidDel="006035C6">
          <w:rPr>
            <w:rFonts w:asciiTheme="minorBidi" w:hAnsiTheme="minorBidi"/>
            <w:lang w:val="en-GB"/>
          </w:rPr>
          <w:delText>A</w:delText>
        </w:r>
      </w:del>
      <w:del w:id="74" w:author="Rayan Hatem A Merdad" w:date="2025-11-04T01:01:00Z" w16du:dateUtc="2025-11-04T08:01:00Z">
        <w:r w:rsidDel="000A0DB3">
          <w:rPr>
            <w:rFonts w:asciiTheme="minorBidi" w:hAnsiTheme="minorBidi"/>
            <w:lang w:val="en-GB"/>
          </w:rPr>
          <w:delText>HRF patients</w:delText>
        </w:r>
        <w:r w:rsidR="00B8163E" w:rsidDel="000A0DB3">
          <w:rPr>
            <w:rFonts w:asciiTheme="minorBidi" w:hAnsiTheme="minorBidi"/>
            <w:lang w:val="en-GB"/>
          </w:rPr>
          <w:delText xml:space="preserve">. </w:delText>
        </w:r>
        <w:r w:rsidR="00B8163E" w:rsidRPr="00B8163E" w:rsidDel="000A0DB3">
          <w:rPr>
            <w:rFonts w:asciiTheme="minorBidi" w:hAnsiTheme="minorBidi"/>
            <w:lang w:val="en-GB"/>
          </w:rPr>
          <w:delText xml:space="preserve">ICD coding mainly identifies </w:delText>
        </w:r>
        <w:r w:rsidR="00B8163E" w:rsidDel="000A0DB3">
          <w:rPr>
            <w:rFonts w:asciiTheme="minorBidi" w:hAnsiTheme="minorBidi"/>
            <w:lang w:val="en-GB"/>
          </w:rPr>
          <w:delText>patients presenting with respiratory symptoms</w:delText>
        </w:r>
        <w:r w:rsidR="00B8163E" w:rsidRPr="00B8163E" w:rsidDel="000A0DB3">
          <w:rPr>
            <w:rFonts w:asciiTheme="minorBidi" w:hAnsiTheme="minorBidi"/>
            <w:lang w:val="en-GB"/>
          </w:rPr>
          <w:delText>, while blood gas thresholds detect a wider spectrum of hypercapnia.</w:delText>
        </w:r>
        <w:r w:rsidDel="000A0DB3">
          <w:rPr>
            <w:rFonts w:asciiTheme="minorBidi" w:hAnsiTheme="minorBidi"/>
            <w:lang w:val="en-GB"/>
          </w:rPr>
          <w:delText xml:space="preserve"> </w:delText>
        </w:r>
        <w:commentRangeEnd w:id="72"/>
        <w:r w:rsidR="00700DB5" w:rsidDel="000A0DB3">
          <w:rPr>
            <w:rStyle w:val="CommentReference"/>
          </w:rPr>
          <w:commentReference w:id="72"/>
        </w:r>
        <w:r w:rsidR="00482E20" w:rsidDel="000A0DB3">
          <w:rPr>
            <w:rFonts w:asciiTheme="minorBidi" w:hAnsiTheme="minorBidi"/>
            <w:lang w:val="en-GB"/>
          </w:rPr>
          <w:delText xml:space="preserve">These findings can help inform diagnostic reasoning, epidemiologic study, and phenotyping of patients with hypercapnic respiratory failure presenting to the hospital. </w:delText>
        </w:r>
      </w:del>
    </w:p>
    <w:p w14:paraId="266DFDA8" w14:textId="77777777" w:rsidR="00833476" w:rsidRPr="008F1195" w:rsidRDefault="00833476" w:rsidP="00833476">
      <w:pPr>
        <w:rPr>
          <w:rFonts w:asciiTheme="minorBidi" w:hAnsiTheme="minorBidi"/>
          <w:color w:val="212529"/>
          <w:shd w:val="clear" w:color="auto" w:fill="FFFFFF"/>
        </w:rPr>
      </w:pPr>
      <w:r w:rsidRPr="008F1195">
        <w:rPr>
          <w:rFonts w:asciiTheme="minorBidi" w:hAnsiTheme="minorBidi"/>
          <w:color w:val="212529"/>
          <w:shd w:val="clear" w:color="auto" w:fill="FFFFFF"/>
        </w:rPr>
        <w:t>400-word count</w:t>
      </w:r>
    </w:p>
    <w:p w14:paraId="64A8CF46" w14:textId="77777777" w:rsidR="00833476" w:rsidRPr="008F1195" w:rsidRDefault="00833476" w:rsidP="00833476">
      <w:pPr>
        <w:rPr>
          <w:rFonts w:asciiTheme="minorBidi" w:hAnsiTheme="minorBidi"/>
          <w:color w:val="212529"/>
          <w:shd w:val="clear" w:color="auto" w:fill="FFFFFF"/>
        </w:rPr>
      </w:pPr>
      <w:r w:rsidRPr="008F1195">
        <w:rPr>
          <w:rFonts w:asciiTheme="minorBidi" w:hAnsiTheme="minorBidi"/>
          <w:color w:val="212529"/>
          <w:shd w:val="clear" w:color="auto" w:fill="FFFFFF"/>
        </w:rPr>
        <w:t xml:space="preserve">A maximum of 1 Table OR 1 figure can be included per abstract in JPG format only. When including a </w:t>
      </w:r>
      <w:proofErr w:type="gramStart"/>
      <w:r w:rsidRPr="008F1195">
        <w:rPr>
          <w:rFonts w:asciiTheme="minorBidi" w:hAnsiTheme="minorBidi"/>
          <w:color w:val="212529"/>
          <w:shd w:val="clear" w:color="auto" w:fill="FFFFFF"/>
        </w:rPr>
        <w:t>table</w:t>
      </w:r>
      <w:proofErr w:type="gramEnd"/>
      <w:r w:rsidRPr="008F1195">
        <w:rPr>
          <w:rFonts w:asciiTheme="minorBidi" w:hAnsiTheme="minorBidi"/>
          <w:color w:val="212529"/>
          <w:shd w:val="clear" w:color="auto" w:fill="FFFFFF"/>
        </w:rPr>
        <w:t xml:space="preserve"> it is recommended to save the table as an image and then upload it </w:t>
      </w:r>
      <w:proofErr w:type="gramStart"/>
      <w:r w:rsidRPr="008F1195">
        <w:rPr>
          <w:rFonts w:asciiTheme="minorBidi" w:hAnsiTheme="minorBidi"/>
          <w:color w:val="212529"/>
          <w:shd w:val="clear" w:color="auto" w:fill="FFFFFF"/>
        </w:rPr>
        <w:t>in to</w:t>
      </w:r>
      <w:proofErr w:type="gramEnd"/>
      <w:r w:rsidRPr="008F1195">
        <w:rPr>
          <w:rFonts w:asciiTheme="minorBidi" w:hAnsiTheme="minorBidi"/>
          <w:color w:val="212529"/>
          <w:shd w:val="clear" w:color="auto" w:fill="FFFFFF"/>
        </w:rPr>
        <w:t xml:space="preserve"> the abstract body.</w:t>
      </w:r>
    </w:p>
    <w:p w14:paraId="3B24A7F1" w14:textId="77777777" w:rsidR="00833476" w:rsidRDefault="00833476" w:rsidP="00833476">
      <w:pPr>
        <w:rPr>
          <w:rFonts w:asciiTheme="minorBidi" w:hAnsiTheme="minorBidi"/>
          <w:color w:val="212529"/>
          <w:shd w:val="clear" w:color="auto" w:fill="FFFFFF"/>
        </w:rPr>
      </w:pPr>
      <w:r w:rsidRPr="008F1195">
        <w:rPr>
          <w:rFonts w:asciiTheme="minorBidi" w:hAnsiTheme="minorBidi"/>
          <w:color w:val="212529"/>
          <w:shd w:val="clear" w:color="auto" w:fill="FFFFFF"/>
        </w:rPr>
        <w:t xml:space="preserve">The presenting author in oral and poster presentations must also upload an </w:t>
      </w:r>
      <w:proofErr w:type="spellStart"/>
      <w:r w:rsidRPr="008F1195">
        <w:rPr>
          <w:rFonts w:asciiTheme="minorBidi" w:hAnsiTheme="minorBidi"/>
          <w:color w:val="212529"/>
          <w:shd w:val="clear" w:color="auto" w:fill="FFFFFF"/>
        </w:rPr>
        <w:t>ePoster</w:t>
      </w:r>
      <w:proofErr w:type="spellEnd"/>
      <w:r w:rsidRPr="008F1195">
        <w:rPr>
          <w:rFonts w:asciiTheme="minorBidi" w:hAnsiTheme="minorBidi"/>
          <w:color w:val="212529"/>
          <w:shd w:val="clear" w:color="auto" w:fill="FFFFFF"/>
        </w:rPr>
        <w:t xml:space="preserve"> prior to the conference.</w:t>
      </w:r>
    </w:p>
    <w:p w14:paraId="1684C2B8" w14:textId="0BEAD886" w:rsidR="00482E20" w:rsidDel="001519F9" w:rsidRDefault="00482E20" w:rsidP="00833476">
      <w:pPr>
        <w:rPr>
          <w:del w:id="75" w:author="Rayan Hatem A Merdad" w:date="2025-11-04T00:14:00Z" w16du:dateUtc="2025-11-04T07:14:00Z"/>
          <w:rFonts w:asciiTheme="minorBidi" w:hAnsiTheme="minorBidi"/>
          <w:color w:val="212529"/>
          <w:shd w:val="clear" w:color="auto" w:fill="FFFFFF"/>
        </w:rPr>
      </w:pPr>
    </w:p>
    <w:p w14:paraId="725D6359" w14:textId="487ED78F" w:rsidR="00482E20" w:rsidRPr="00482E20" w:rsidDel="001519F9" w:rsidRDefault="00482E20" w:rsidP="00482E20">
      <w:pPr>
        <w:rPr>
          <w:del w:id="76" w:author="Rayan Hatem A Merdad" w:date="2025-11-04T00:14:00Z" w16du:dateUtc="2025-11-04T07:14:00Z"/>
          <w:rFonts w:asciiTheme="minorBidi" w:hAnsiTheme="minorBidi"/>
          <w:color w:val="212529"/>
          <w:shd w:val="clear" w:color="auto" w:fill="FFFFFF"/>
        </w:rPr>
      </w:pPr>
      <w:del w:id="77" w:author="Rayan Hatem A Merdad" w:date="2025-11-04T00:14:00Z" w16du:dateUtc="2025-11-04T07:14:00Z">
        <w:r w:rsidDel="001519F9">
          <w:rPr>
            <w:rFonts w:asciiTheme="minorBidi" w:hAnsiTheme="minorBidi"/>
            <w:color w:val="212529"/>
            <w:shd w:val="clear" w:color="auto" w:fill="FFFFFF"/>
          </w:rPr>
          <w:delText xml:space="preserve">Figure 1: </w:delText>
        </w:r>
        <w:r w:rsidRPr="00482E20" w:rsidDel="001519F9">
          <w:rPr>
            <w:rFonts w:asciiTheme="minorBidi" w:hAnsiTheme="minorBidi"/>
            <w:color w:val="212529"/>
            <w:shd w:val="clear" w:color="auto" w:fill="FFFFFF"/>
          </w:rPr>
          <w:delText xml:space="preserve">100% stacked bar of NHAMCS categories by </w:delText>
        </w:r>
        <w:r w:rsidDel="001519F9">
          <w:rPr>
            <w:rFonts w:asciiTheme="minorBidi" w:hAnsiTheme="minorBidi"/>
            <w:color w:val="212529"/>
            <w:shd w:val="clear" w:color="auto" w:fill="FFFFFF"/>
          </w:rPr>
          <w:delText xml:space="preserve">criteria leading to inclusion (each permutation of ICD, ABG, VBG – and any) </w:delText>
        </w:r>
        <w:r w:rsidRPr="00482E20" w:rsidDel="001519F9">
          <w:rPr>
            <w:rFonts w:asciiTheme="minorBidi" w:hAnsiTheme="minorBidi"/>
            <w:color w:val="212529"/>
            <w:shd w:val="clear" w:color="auto" w:fill="FFFFFF"/>
          </w:rPr>
          <w:delText>with 95% CIs overlaid.</w:delText>
        </w:r>
      </w:del>
    </w:p>
    <w:p w14:paraId="163BADCB" w14:textId="044D0A26" w:rsidR="008E4B6B" w:rsidRPr="00B8163E" w:rsidRDefault="00482E20" w:rsidP="00B8163E">
      <w:pPr>
        <w:rPr>
          <w:rFonts w:asciiTheme="minorBidi" w:hAnsiTheme="minorBidi"/>
          <w:color w:val="212529"/>
          <w:shd w:val="clear" w:color="auto" w:fill="FFFFFF"/>
        </w:rPr>
      </w:pPr>
      <w:commentRangeStart w:id="78"/>
      <w:del w:id="79" w:author="Rayan Hatem A Merdad" w:date="2025-11-04T00:14:00Z" w16du:dateUtc="2025-11-04T07:14:00Z">
        <w:r w:rsidRPr="00482E20" w:rsidDel="001519F9">
          <w:rPr>
            <w:rFonts w:asciiTheme="minorBidi" w:hAnsiTheme="minorBidi"/>
            <w:color w:val="212529"/>
            <w:shd w:val="clear" w:color="auto" w:fill="FFFFFF"/>
          </w:rPr>
          <w:delText>Ensure legibility per ATS submission criteria (single panel, ≥9</w:delText>
        </w:r>
        <w:r w:rsidRPr="00482E20" w:rsidDel="001519F9">
          <w:rPr>
            <w:rFonts w:asciiTheme="minorBidi" w:hAnsiTheme="minorBidi"/>
            <w:color w:val="212529"/>
            <w:shd w:val="clear" w:color="auto" w:fill="FFFFFF"/>
          </w:rPr>
          <w:noBreakHyphen/>
          <w:delText>pt fonts; JPG).</w:delText>
        </w:r>
        <w:commentRangeEnd w:id="78"/>
        <w:r w:rsidR="002075DD" w:rsidDel="001519F9">
          <w:rPr>
            <w:rStyle w:val="CommentReference"/>
          </w:rPr>
          <w:commentReference w:id="78"/>
        </w:r>
      </w:del>
    </w:p>
    <w:sectPr w:rsidR="008E4B6B" w:rsidRPr="00B8163E" w:rsidSect="00E611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rian Locke" w:date="2025-11-03T15:50:00Z" w:initials="BL">
    <w:p w14:paraId="71B839D8" w14:textId="77777777" w:rsidR="00130614" w:rsidRDefault="00130614" w:rsidP="00130614">
      <w:r>
        <w:rPr>
          <w:rStyle w:val="CommentReference"/>
        </w:rPr>
        <w:annotationRef/>
      </w:r>
      <w:r>
        <w:rPr>
          <w:sz w:val="20"/>
          <w:szCs w:val="20"/>
        </w:rPr>
        <w:t>Might chop this to something like Presenting Symptoms in Hypercapnic Respiratory Failure: an NLP Study of MIMIC‑ED</w:t>
      </w:r>
    </w:p>
  </w:comment>
  <w:comment w:id="7" w:author="Brian Locke" w:date="2025-11-04T09:36:00Z" w:initials="BL">
    <w:p w14:paraId="0769D3B1" w14:textId="77777777" w:rsidR="001D046B" w:rsidRDefault="001D046B" w:rsidP="001D046B">
      <w:r>
        <w:rPr>
          <w:rStyle w:val="CommentReference"/>
        </w:rPr>
        <w:annotationRef/>
      </w:r>
      <w:r>
        <w:rPr>
          <w:sz w:val="20"/>
          <w:szCs w:val="20"/>
        </w:rPr>
        <w:t>update</w:t>
      </w:r>
    </w:p>
  </w:comment>
  <w:comment w:id="20" w:author="Brian Locke" w:date="2025-11-03T15:51:00Z" w:initials="BL">
    <w:p w14:paraId="10FB9C6C" w14:textId="6074FF65" w:rsidR="00130614" w:rsidRDefault="00130614" w:rsidP="00130614">
      <w:r>
        <w:rPr>
          <w:rStyle w:val="CommentReference"/>
        </w:rPr>
        <w:annotationRef/>
      </w:r>
      <w:r>
        <w:rPr>
          <w:sz w:val="20"/>
          <w:szCs w:val="20"/>
        </w:rPr>
        <w:t>taking out the acute nature because ICD code list includes chronic and unspecified, and no compensation criteria - though for the full paper we could (and should) subdivide that</w:t>
      </w:r>
    </w:p>
  </w:comment>
  <w:comment w:id="33" w:author="Brian Locke" w:date="2025-11-03T15:12:00Z" w:initials="BL">
    <w:p w14:paraId="5943A846" w14:textId="57C5DB81" w:rsidR="00F74230" w:rsidRDefault="00F74230" w:rsidP="00F74230">
      <w:r>
        <w:rPr>
          <w:rStyle w:val="CommentReference"/>
        </w:rPr>
        <w:annotationRef/>
      </w:r>
      <w:r>
        <w:rPr>
          <w:sz w:val="20"/>
          <w:szCs w:val="20"/>
        </w:rPr>
        <w:t>Problem: hypercapnic respiratory failure can present in a few differentw ays and that no data exists as to how often these patients present with particular symptom clusters.</w:t>
      </w:r>
    </w:p>
  </w:comment>
  <w:comment w:id="35" w:author="Brian Locke" w:date="2025-11-03T15:14:00Z" w:initials="BL">
    <w:p w14:paraId="747F407A" w14:textId="77777777" w:rsidR="00F74230" w:rsidRDefault="00F74230" w:rsidP="00F74230">
      <w:r>
        <w:rPr>
          <w:rStyle w:val="CommentReference"/>
        </w:rPr>
        <w:annotationRef/>
      </w:r>
      <w:r>
        <w:rPr>
          <w:sz w:val="20"/>
          <w:szCs w:val="20"/>
        </w:rPr>
        <w:t xml:space="preserve">leaving clinicians without base rates of various presentations; researchers gap of not bing clear of how often hypercapnia is reason for admission, sometimes it's a nonspecific marker of respiratory frailty, or sometimes its a epiphenomena </w:t>
      </w:r>
    </w:p>
  </w:comment>
  <w:comment w:id="39" w:author="Brian Locke" w:date="2025-11-03T15:15:00Z" w:initials="BL">
    <w:p w14:paraId="40FEE02B" w14:textId="77777777" w:rsidR="00F74230" w:rsidRDefault="00F74230" w:rsidP="00F74230">
      <w:r>
        <w:rPr>
          <w:rStyle w:val="CommentReference"/>
        </w:rPr>
        <w:annotationRef/>
      </w:r>
      <w:r>
        <w:rPr>
          <w:sz w:val="20"/>
          <w:szCs w:val="20"/>
        </w:rPr>
        <w:t xml:space="preserve">We sought to train NLP processing to categorize chief complaint types in a publically available dataset to characterize presenting symptoms of patients with hypercapnia </w:t>
      </w:r>
    </w:p>
  </w:comment>
  <w:comment w:id="40" w:author="Brian Locke" w:date="2025-10-06T11:25:00Z" w:initials="BL">
    <w:p w14:paraId="1366A1D8" w14:textId="1329F392" w:rsidR="00482E20" w:rsidRDefault="00482E20" w:rsidP="00482E20">
      <w:r>
        <w:rPr>
          <w:rStyle w:val="CommentReference"/>
        </w:rPr>
        <w:annotationRef/>
      </w:r>
      <w:r>
        <w:rPr>
          <w:sz w:val="20"/>
          <w:szCs w:val="20"/>
        </w:rPr>
        <w:t xml:space="preserve">would clarify that we used the MIMIC-IV-ED triage module for chief complaint free text, and that MIMIC IV summarizes years XXXX to YYYY at a single center (BWH) </w:t>
      </w:r>
    </w:p>
  </w:comment>
  <w:comment w:id="41" w:author="Brian Locke" w:date="2025-11-03T15:55:00Z" w:initials="BL">
    <w:p w14:paraId="073850E8" w14:textId="77777777" w:rsidR="00130614" w:rsidRDefault="00130614" w:rsidP="00130614">
      <w:r>
        <w:rPr>
          <w:rStyle w:val="CommentReference"/>
        </w:rPr>
        <w:annotationRef/>
      </w:r>
      <w:r>
        <w:rPr>
          <w:sz w:val="20"/>
          <w:szCs w:val="20"/>
        </w:rPr>
        <w:t>would include these as the column labels in the figure.</w:t>
      </w:r>
    </w:p>
  </w:comment>
  <w:comment w:id="44" w:author="Brian Locke" w:date="2025-10-06T11:29:00Z" w:initials="BL">
    <w:p w14:paraId="7439BA62" w14:textId="5D6BFF0C" w:rsidR="00482E20" w:rsidRDefault="00482E20" w:rsidP="00482E20">
      <w:r>
        <w:rPr>
          <w:rStyle w:val="CommentReference"/>
        </w:rPr>
        <w:annotationRef/>
      </w:r>
      <w:r>
        <w:rPr>
          <w:sz w:val="20"/>
          <w:szCs w:val="20"/>
        </w:rPr>
        <w:t>Excellent - I like the methods.</w:t>
      </w:r>
    </w:p>
  </w:comment>
  <w:comment w:id="45" w:author="Brian Locke" w:date="2025-10-06T11:30:00Z" w:initials="BL">
    <w:p w14:paraId="3A3E3D86" w14:textId="77777777" w:rsidR="00482E20" w:rsidRDefault="00482E20" w:rsidP="00482E20">
      <w:r>
        <w:rPr>
          <w:rStyle w:val="CommentReference"/>
        </w:rPr>
        <w:annotationRef/>
      </w:r>
      <w:r>
        <w:rPr>
          <w:sz w:val="20"/>
          <w:szCs w:val="20"/>
        </w:rPr>
        <w:t>we'll also calculate Cohen's K between model and reference standard</w:t>
      </w:r>
    </w:p>
  </w:comment>
  <w:comment w:id="71" w:author="Brian Locke" w:date="2025-10-06T11:33:00Z" w:initials="BL">
    <w:p w14:paraId="7C212863" w14:textId="2728EDE5" w:rsidR="00482E20" w:rsidRDefault="00482E20" w:rsidP="00482E20">
      <w:r>
        <w:rPr>
          <w:rStyle w:val="CommentReference"/>
        </w:rPr>
        <w:annotationRef/>
      </w:r>
      <w:r>
        <w:rPr>
          <w:sz w:val="20"/>
          <w:szCs w:val="20"/>
        </w:rPr>
        <w:t xml:space="preserve">yes - correct term. </w:t>
      </w:r>
    </w:p>
  </w:comment>
  <w:comment w:id="72" w:author="Brian Locke" w:date="2025-11-03T15:24:00Z" w:initials="BL">
    <w:p w14:paraId="4E56F944" w14:textId="77777777" w:rsidR="00700DB5" w:rsidRDefault="00700DB5" w:rsidP="00700DB5">
      <w:r>
        <w:rPr>
          <w:rStyle w:val="CommentReference"/>
        </w:rPr>
        <w:annotationRef/>
      </w:r>
      <w:r>
        <w:rPr>
          <w:sz w:val="20"/>
          <w:szCs w:val="20"/>
        </w:rPr>
        <w:t xml:space="preserve">For cases of hypercapnic respiratory failure identified by diagnosis code, classic respiratory symptoms were more common, while in objective test5ing crtieria (blood gasses), presenting clusters were often more variable - suggesting that those cases may be reflective of other critical illness or unrecogness. This methodology can be used in other databases to build evidence of the reasons patients with hyeprcapnia seek medical care.  Limtation: some patients may have developed hypercapnia after presentation. </w:t>
      </w:r>
    </w:p>
  </w:comment>
  <w:comment w:id="78" w:author="Brian Locke" w:date="2025-11-03T16:18:00Z" w:initials="BL">
    <w:p w14:paraId="0FA4E371" w14:textId="77777777" w:rsidR="002075DD" w:rsidRDefault="002075DD" w:rsidP="002075DD">
      <w:r>
        <w:rPr>
          <w:rStyle w:val="CommentReference"/>
        </w:rPr>
        <w:annotationRef/>
      </w:r>
      <w:r>
        <w:rPr>
          <w:sz w:val="20"/>
          <w:szCs w:val="20"/>
        </w:rPr>
        <w:tab/>
        <w:t>•</w:t>
      </w:r>
      <w:r>
        <w:rPr>
          <w:sz w:val="20"/>
          <w:szCs w:val="20"/>
        </w:rPr>
        <w:tab/>
        <w:t>Replace any “vs” with “versus” in prose and figure captions (ATS style).</w:t>
      </w:r>
    </w:p>
    <w:p w14:paraId="1E5BFBA9" w14:textId="77777777" w:rsidR="002075DD" w:rsidRDefault="002075DD" w:rsidP="002075DD">
      <w:r>
        <w:rPr>
          <w:sz w:val="20"/>
          <w:szCs w:val="20"/>
        </w:rPr>
        <w:tab/>
        <w:t>•</w:t>
      </w:r>
      <w:r>
        <w:rPr>
          <w:sz w:val="20"/>
          <w:szCs w:val="20"/>
        </w:rPr>
        <w:tab/>
        <w:t>In the caption: “100% stacked bar of NHAMCS categories by ascertainment method (ICD, ABG, VBG); error bars show 95% CIs.” If no CIs, delete that clause.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B839D8" w15:done="0"/>
  <w15:commentEx w15:paraId="0769D3B1" w15:done="0"/>
  <w15:commentEx w15:paraId="10FB9C6C" w15:done="1"/>
  <w15:commentEx w15:paraId="5943A846" w15:done="0"/>
  <w15:commentEx w15:paraId="747F407A" w15:done="1"/>
  <w15:commentEx w15:paraId="40FEE02B" w15:done="1"/>
  <w15:commentEx w15:paraId="1366A1D8" w15:done="1"/>
  <w15:commentEx w15:paraId="073850E8" w15:done="1"/>
  <w15:commentEx w15:paraId="7439BA62" w15:done="1"/>
  <w15:commentEx w15:paraId="3A3E3D86" w15:paraIdParent="7439BA62" w15:done="1"/>
  <w15:commentEx w15:paraId="7C212863" w15:done="1"/>
  <w15:commentEx w15:paraId="4E56F944" w15:done="0"/>
  <w15:commentEx w15:paraId="1E5BFBA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ABF6A5" w16cex:dateUtc="2025-11-03T22:50:00Z"/>
  <w16cex:commentExtensible w16cex:durableId="5FD4E106" w16cex:dateUtc="2025-11-04T16:36:00Z"/>
  <w16cex:commentExtensible w16cex:durableId="59C8C745" w16cex:dateUtc="2025-11-03T22:51:00Z"/>
  <w16cex:commentExtensible w16cex:durableId="0256C5B5" w16cex:dateUtc="2025-11-03T22:12:00Z"/>
  <w16cex:commentExtensible w16cex:durableId="26F340B0" w16cex:dateUtc="2025-11-03T22:14:00Z"/>
  <w16cex:commentExtensible w16cex:durableId="0A927C24" w16cex:dateUtc="2025-11-03T22:15:00Z"/>
  <w16cex:commentExtensible w16cex:durableId="7C903D6D" w16cex:dateUtc="2025-10-06T17:25:00Z"/>
  <w16cex:commentExtensible w16cex:durableId="11F8DC34" w16cex:dateUtc="2025-11-03T22:55:00Z"/>
  <w16cex:commentExtensible w16cex:durableId="06B5F078" w16cex:dateUtc="2025-10-06T17:29:00Z"/>
  <w16cex:commentExtensible w16cex:durableId="636117CB" w16cex:dateUtc="2025-10-06T17:30:00Z"/>
  <w16cex:commentExtensible w16cex:durableId="71AE4555" w16cex:dateUtc="2025-10-06T17:33:00Z"/>
  <w16cex:commentExtensible w16cex:durableId="5C0AC28B" w16cex:dateUtc="2025-11-03T22:24:00Z"/>
  <w16cex:commentExtensible w16cex:durableId="3C6D9802" w16cex:dateUtc="2025-11-03T2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B839D8" w16cid:durableId="3FABF6A5"/>
  <w16cid:commentId w16cid:paraId="0769D3B1" w16cid:durableId="5FD4E106"/>
  <w16cid:commentId w16cid:paraId="10FB9C6C" w16cid:durableId="59C8C745"/>
  <w16cid:commentId w16cid:paraId="5943A846" w16cid:durableId="0256C5B5"/>
  <w16cid:commentId w16cid:paraId="747F407A" w16cid:durableId="26F340B0"/>
  <w16cid:commentId w16cid:paraId="40FEE02B" w16cid:durableId="0A927C24"/>
  <w16cid:commentId w16cid:paraId="1366A1D8" w16cid:durableId="7C903D6D"/>
  <w16cid:commentId w16cid:paraId="073850E8" w16cid:durableId="11F8DC34"/>
  <w16cid:commentId w16cid:paraId="7439BA62" w16cid:durableId="06B5F078"/>
  <w16cid:commentId w16cid:paraId="3A3E3D86" w16cid:durableId="636117CB"/>
  <w16cid:commentId w16cid:paraId="7C212863" w16cid:durableId="71AE4555"/>
  <w16cid:commentId w16cid:paraId="4E56F944" w16cid:durableId="5C0AC28B"/>
  <w16cid:commentId w16cid:paraId="1E5BFBA9" w16cid:durableId="3C6D98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80301"/>
    <w:multiLevelType w:val="multilevel"/>
    <w:tmpl w:val="B8F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1512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yan Hatem A Merdad">
    <w15:presenceInfo w15:providerId="AD" w15:userId="S::merdad105@ksau-hs.edu.sa::488b5697-f8f0-414f-9f17-12f84e9f4a96"/>
  </w15:person>
  <w15:person w15:author="Brian Locke">
    <w15:presenceInfo w15:providerId="AD" w15:userId="S::locke@mountainbiometrics.com::3e92e2c1-cba6-4306-8707-a9c18ff46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20"/>
    <w:rsid w:val="00004C26"/>
    <w:rsid w:val="00010054"/>
    <w:rsid w:val="00012352"/>
    <w:rsid w:val="00014919"/>
    <w:rsid w:val="000203E2"/>
    <w:rsid w:val="00032B24"/>
    <w:rsid w:val="00033A00"/>
    <w:rsid w:val="00034B97"/>
    <w:rsid w:val="00046BD8"/>
    <w:rsid w:val="000532A9"/>
    <w:rsid w:val="00053E68"/>
    <w:rsid w:val="0009465A"/>
    <w:rsid w:val="00096A7F"/>
    <w:rsid w:val="000973AB"/>
    <w:rsid w:val="000A0DB3"/>
    <w:rsid w:val="000A7560"/>
    <w:rsid w:val="000B1BF3"/>
    <w:rsid w:val="000C46BE"/>
    <w:rsid w:val="000C767B"/>
    <w:rsid w:val="000D1DCB"/>
    <w:rsid w:val="000E1264"/>
    <w:rsid w:val="000E126C"/>
    <w:rsid w:val="000F15AA"/>
    <w:rsid w:val="000F6B20"/>
    <w:rsid w:val="00106000"/>
    <w:rsid w:val="00117536"/>
    <w:rsid w:val="00130614"/>
    <w:rsid w:val="00131033"/>
    <w:rsid w:val="0013382E"/>
    <w:rsid w:val="001519F9"/>
    <w:rsid w:val="00152E9C"/>
    <w:rsid w:val="001607E5"/>
    <w:rsid w:val="00173A5A"/>
    <w:rsid w:val="00187378"/>
    <w:rsid w:val="001878E4"/>
    <w:rsid w:val="00194536"/>
    <w:rsid w:val="00194A6F"/>
    <w:rsid w:val="0019516D"/>
    <w:rsid w:val="001A0D56"/>
    <w:rsid w:val="001A20CC"/>
    <w:rsid w:val="001A2481"/>
    <w:rsid w:val="001A5636"/>
    <w:rsid w:val="001A7832"/>
    <w:rsid w:val="001B2920"/>
    <w:rsid w:val="001C0F3E"/>
    <w:rsid w:val="001D046B"/>
    <w:rsid w:val="001E18D7"/>
    <w:rsid w:val="001F2350"/>
    <w:rsid w:val="001F7765"/>
    <w:rsid w:val="00203D58"/>
    <w:rsid w:val="002075DD"/>
    <w:rsid w:val="00210810"/>
    <w:rsid w:val="00210B39"/>
    <w:rsid w:val="00215D5F"/>
    <w:rsid w:val="0021663D"/>
    <w:rsid w:val="00235ACD"/>
    <w:rsid w:val="00246FC7"/>
    <w:rsid w:val="002518AE"/>
    <w:rsid w:val="0025322A"/>
    <w:rsid w:val="002562EC"/>
    <w:rsid w:val="00260656"/>
    <w:rsid w:val="00260E23"/>
    <w:rsid w:val="00262552"/>
    <w:rsid w:val="0026531D"/>
    <w:rsid w:val="00271404"/>
    <w:rsid w:val="0027673E"/>
    <w:rsid w:val="00291AAF"/>
    <w:rsid w:val="00295551"/>
    <w:rsid w:val="00297719"/>
    <w:rsid w:val="002B1883"/>
    <w:rsid w:val="002B3594"/>
    <w:rsid w:val="002B653D"/>
    <w:rsid w:val="002B6F04"/>
    <w:rsid w:val="002D1174"/>
    <w:rsid w:val="002E1882"/>
    <w:rsid w:val="002E725B"/>
    <w:rsid w:val="002F08F3"/>
    <w:rsid w:val="00301FDB"/>
    <w:rsid w:val="003046D4"/>
    <w:rsid w:val="00311B2D"/>
    <w:rsid w:val="003120C0"/>
    <w:rsid w:val="003138B9"/>
    <w:rsid w:val="0031547C"/>
    <w:rsid w:val="00322A79"/>
    <w:rsid w:val="0033692D"/>
    <w:rsid w:val="0034351B"/>
    <w:rsid w:val="00346F80"/>
    <w:rsid w:val="0035254B"/>
    <w:rsid w:val="00363D93"/>
    <w:rsid w:val="00371814"/>
    <w:rsid w:val="003756CC"/>
    <w:rsid w:val="00386822"/>
    <w:rsid w:val="00390488"/>
    <w:rsid w:val="00396AD2"/>
    <w:rsid w:val="003A2AB5"/>
    <w:rsid w:val="003A4375"/>
    <w:rsid w:val="003A659F"/>
    <w:rsid w:val="003A775E"/>
    <w:rsid w:val="003D2620"/>
    <w:rsid w:val="003D2BEE"/>
    <w:rsid w:val="003D79CB"/>
    <w:rsid w:val="003E3E40"/>
    <w:rsid w:val="004030C9"/>
    <w:rsid w:val="0040491A"/>
    <w:rsid w:val="004053B8"/>
    <w:rsid w:val="00413332"/>
    <w:rsid w:val="004343E7"/>
    <w:rsid w:val="00434C0D"/>
    <w:rsid w:val="00435879"/>
    <w:rsid w:val="004427C9"/>
    <w:rsid w:val="0044284F"/>
    <w:rsid w:val="00453E04"/>
    <w:rsid w:val="00460A84"/>
    <w:rsid w:val="00475781"/>
    <w:rsid w:val="00477137"/>
    <w:rsid w:val="00482E20"/>
    <w:rsid w:val="0048523C"/>
    <w:rsid w:val="0048738D"/>
    <w:rsid w:val="0048796C"/>
    <w:rsid w:val="00491F97"/>
    <w:rsid w:val="00492878"/>
    <w:rsid w:val="004A1407"/>
    <w:rsid w:val="004A5219"/>
    <w:rsid w:val="004A71DE"/>
    <w:rsid w:val="004B5892"/>
    <w:rsid w:val="004B6BD9"/>
    <w:rsid w:val="004C0BDA"/>
    <w:rsid w:val="004C4C37"/>
    <w:rsid w:val="004F3830"/>
    <w:rsid w:val="004F4547"/>
    <w:rsid w:val="004F474C"/>
    <w:rsid w:val="00500A30"/>
    <w:rsid w:val="00510DF3"/>
    <w:rsid w:val="00510E09"/>
    <w:rsid w:val="005166CE"/>
    <w:rsid w:val="00517C39"/>
    <w:rsid w:val="00520070"/>
    <w:rsid w:val="005251B2"/>
    <w:rsid w:val="00540716"/>
    <w:rsid w:val="00553D9E"/>
    <w:rsid w:val="00554AB0"/>
    <w:rsid w:val="00560A71"/>
    <w:rsid w:val="00571BAB"/>
    <w:rsid w:val="005818D0"/>
    <w:rsid w:val="005839E9"/>
    <w:rsid w:val="00586D49"/>
    <w:rsid w:val="00587DFF"/>
    <w:rsid w:val="00590531"/>
    <w:rsid w:val="005947E0"/>
    <w:rsid w:val="005A29BD"/>
    <w:rsid w:val="005A5D33"/>
    <w:rsid w:val="005A713A"/>
    <w:rsid w:val="005C19F5"/>
    <w:rsid w:val="005C6850"/>
    <w:rsid w:val="005D0E7A"/>
    <w:rsid w:val="005D40D7"/>
    <w:rsid w:val="005E5CDB"/>
    <w:rsid w:val="005E74B9"/>
    <w:rsid w:val="006022CF"/>
    <w:rsid w:val="0060313D"/>
    <w:rsid w:val="006035C6"/>
    <w:rsid w:val="00616EDF"/>
    <w:rsid w:val="00621310"/>
    <w:rsid w:val="00647868"/>
    <w:rsid w:val="00662950"/>
    <w:rsid w:val="00663CD7"/>
    <w:rsid w:val="006668AC"/>
    <w:rsid w:val="00670B6B"/>
    <w:rsid w:val="006770F4"/>
    <w:rsid w:val="006A01F3"/>
    <w:rsid w:val="006A1897"/>
    <w:rsid w:val="006A3068"/>
    <w:rsid w:val="006A6918"/>
    <w:rsid w:val="006B1A0F"/>
    <w:rsid w:val="006C4927"/>
    <w:rsid w:val="006C6513"/>
    <w:rsid w:val="006E54E4"/>
    <w:rsid w:val="006E71F3"/>
    <w:rsid w:val="006E74CD"/>
    <w:rsid w:val="00700DB5"/>
    <w:rsid w:val="007026DD"/>
    <w:rsid w:val="007059AC"/>
    <w:rsid w:val="00707777"/>
    <w:rsid w:val="00723627"/>
    <w:rsid w:val="00736467"/>
    <w:rsid w:val="007426DF"/>
    <w:rsid w:val="00743DA1"/>
    <w:rsid w:val="00751BEE"/>
    <w:rsid w:val="0075217F"/>
    <w:rsid w:val="007569B5"/>
    <w:rsid w:val="00760864"/>
    <w:rsid w:val="00760DB9"/>
    <w:rsid w:val="00764115"/>
    <w:rsid w:val="00791BBC"/>
    <w:rsid w:val="007B1E35"/>
    <w:rsid w:val="007C1179"/>
    <w:rsid w:val="007D6769"/>
    <w:rsid w:val="007F7CF9"/>
    <w:rsid w:val="008054D5"/>
    <w:rsid w:val="00820A70"/>
    <w:rsid w:val="00833476"/>
    <w:rsid w:val="00852A56"/>
    <w:rsid w:val="008649B8"/>
    <w:rsid w:val="00870720"/>
    <w:rsid w:val="00895A59"/>
    <w:rsid w:val="008979A8"/>
    <w:rsid w:val="008A448F"/>
    <w:rsid w:val="008A792B"/>
    <w:rsid w:val="008A7B75"/>
    <w:rsid w:val="008B330A"/>
    <w:rsid w:val="008B4CBF"/>
    <w:rsid w:val="008C51D4"/>
    <w:rsid w:val="008C76D5"/>
    <w:rsid w:val="008D1AA8"/>
    <w:rsid w:val="008D363F"/>
    <w:rsid w:val="008D44E2"/>
    <w:rsid w:val="008E4B6B"/>
    <w:rsid w:val="008E5301"/>
    <w:rsid w:val="008E5540"/>
    <w:rsid w:val="008F1195"/>
    <w:rsid w:val="0090689D"/>
    <w:rsid w:val="009135DF"/>
    <w:rsid w:val="009174F0"/>
    <w:rsid w:val="0094026B"/>
    <w:rsid w:val="00943127"/>
    <w:rsid w:val="009433FC"/>
    <w:rsid w:val="00945F84"/>
    <w:rsid w:val="009473BC"/>
    <w:rsid w:val="00947825"/>
    <w:rsid w:val="00952B48"/>
    <w:rsid w:val="00960419"/>
    <w:rsid w:val="00970BBA"/>
    <w:rsid w:val="00971EB7"/>
    <w:rsid w:val="009A087A"/>
    <w:rsid w:val="009A25AE"/>
    <w:rsid w:val="009A53C6"/>
    <w:rsid w:val="009B344B"/>
    <w:rsid w:val="009B37E3"/>
    <w:rsid w:val="009C1C59"/>
    <w:rsid w:val="009C2B48"/>
    <w:rsid w:val="009C32AB"/>
    <w:rsid w:val="009C537E"/>
    <w:rsid w:val="009C709E"/>
    <w:rsid w:val="009D061B"/>
    <w:rsid w:val="009D1AE3"/>
    <w:rsid w:val="009D7638"/>
    <w:rsid w:val="009E794C"/>
    <w:rsid w:val="009E7D8B"/>
    <w:rsid w:val="009F1726"/>
    <w:rsid w:val="00A023F2"/>
    <w:rsid w:val="00A071E9"/>
    <w:rsid w:val="00A07A04"/>
    <w:rsid w:val="00A30FA6"/>
    <w:rsid w:val="00A50E2F"/>
    <w:rsid w:val="00A717E5"/>
    <w:rsid w:val="00A7429B"/>
    <w:rsid w:val="00A77BBE"/>
    <w:rsid w:val="00A80BEA"/>
    <w:rsid w:val="00A921BA"/>
    <w:rsid w:val="00AA0397"/>
    <w:rsid w:val="00AA48AB"/>
    <w:rsid w:val="00AA7F27"/>
    <w:rsid w:val="00AE2C2E"/>
    <w:rsid w:val="00AE2F40"/>
    <w:rsid w:val="00AE57CB"/>
    <w:rsid w:val="00AE61A9"/>
    <w:rsid w:val="00AF3BFB"/>
    <w:rsid w:val="00AF3D6B"/>
    <w:rsid w:val="00AF7032"/>
    <w:rsid w:val="00B000E1"/>
    <w:rsid w:val="00B0464B"/>
    <w:rsid w:val="00B064A0"/>
    <w:rsid w:val="00B245C5"/>
    <w:rsid w:val="00B4261D"/>
    <w:rsid w:val="00B426E9"/>
    <w:rsid w:val="00B4394D"/>
    <w:rsid w:val="00B44451"/>
    <w:rsid w:val="00B46A85"/>
    <w:rsid w:val="00B6094D"/>
    <w:rsid w:val="00B609E6"/>
    <w:rsid w:val="00B63849"/>
    <w:rsid w:val="00B7421F"/>
    <w:rsid w:val="00B75312"/>
    <w:rsid w:val="00B8163E"/>
    <w:rsid w:val="00BA4BC8"/>
    <w:rsid w:val="00BC0066"/>
    <w:rsid w:val="00BC61AF"/>
    <w:rsid w:val="00BE4120"/>
    <w:rsid w:val="00BE5EDF"/>
    <w:rsid w:val="00BF1EC0"/>
    <w:rsid w:val="00C07488"/>
    <w:rsid w:val="00C1200E"/>
    <w:rsid w:val="00C14D7B"/>
    <w:rsid w:val="00C2148F"/>
    <w:rsid w:val="00C23DEE"/>
    <w:rsid w:val="00C321EE"/>
    <w:rsid w:val="00C3786D"/>
    <w:rsid w:val="00C415DE"/>
    <w:rsid w:val="00C56562"/>
    <w:rsid w:val="00C60932"/>
    <w:rsid w:val="00C629EF"/>
    <w:rsid w:val="00C70ACB"/>
    <w:rsid w:val="00C74A6D"/>
    <w:rsid w:val="00C772AD"/>
    <w:rsid w:val="00C81EBD"/>
    <w:rsid w:val="00C84B1B"/>
    <w:rsid w:val="00C96632"/>
    <w:rsid w:val="00CC77D5"/>
    <w:rsid w:val="00CD14AE"/>
    <w:rsid w:val="00CD2C54"/>
    <w:rsid w:val="00CD5122"/>
    <w:rsid w:val="00CE2E4D"/>
    <w:rsid w:val="00CE5E06"/>
    <w:rsid w:val="00D025DD"/>
    <w:rsid w:val="00D049DE"/>
    <w:rsid w:val="00D0664E"/>
    <w:rsid w:val="00D0677C"/>
    <w:rsid w:val="00D105E8"/>
    <w:rsid w:val="00D113C0"/>
    <w:rsid w:val="00D15702"/>
    <w:rsid w:val="00D16888"/>
    <w:rsid w:val="00D64753"/>
    <w:rsid w:val="00D67624"/>
    <w:rsid w:val="00D7574B"/>
    <w:rsid w:val="00D81BC6"/>
    <w:rsid w:val="00D94B35"/>
    <w:rsid w:val="00DA238C"/>
    <w:rsid w:val="00DB1C5E"/>
    <w:rsid w:val="00DC79AC"/>
    <w:rsid w:val="00DE0274"/>
    <w:rsid w:val="00E13562"/>
    <w:rsid w:val="00E141B8"/>
    <w:rsid w:val="00E15987"/>
    <w:rsid w:val="00E215E0"/>
    <w:rsid w:val="00E253CF"/>
    <w:rsid w:val="00E4082A"/>
    <w:rsid w:val="00E425E9"/>
    <w:rsid w:val="00E45467"/>
    <w:rsid w:val="00E6092B"/>
    <w:rsid w:val="00E61111"/>
    <w:rsid w:val="00E63707"/>
    <w:rsid w:val="00E82207"/>
    <w:rsid w:val="00E91844"/>
    <w:rsid w:val="00EA0B9D"/>
    <w:rsid w:val="00EA10D7"/>
    <w:rsid w:val="00EB55FA"/>
    <w:rsid w:val="00EC09F4"/>
    <w:rsid w:val="00ED16BB"/>
    <w:rsid w:val="00EE3370"/>
    <w:rsid w:val="00EE3C4A"/>
    <w:rsid w:val="00EF1B79"/>
    <w:rsid w:val="00EF2B88"/>
    <w:rsid w:val="00EF4238"/>
    <w:rsid w:val="00F04C85"/>
    <w:rsid w:val="00F04EFB"/>
    <w:rsid w:val="00F12E84"/>
    <w:rsid w:val="00F24C7F"/>
    <w:rsid w:val="00F3284F"/>
    <w:rsid w:val="00F557C4"/>
    <w:rsid w:val="00F6410B"/>
    <w:rsid w:val="00F649DE"/>
    <w:rsid w:val="00F70156"/>
    <w:rsid w:val="00F74230"/>
    <w:rsid w:val="00F827A5"/>
    <w:rsid w:val="00F86C4B"/>
    <w:rsid w:val="00F953D7"/>
    <w:rsid w:val="00FA38FD"/>
    <w:rsid w:val="00FA4DBD"/>
    <w:rsid w:val="00FC301D"/>
    <w:rsid w:val="00FC6C26"/>
    <w:rsid w:val="00FD0C01"/>
    <w:rsid w:val="00FD4871"/>
    <w:rsid w:val="00FD6290"/>
    <w:rsid w:val="00FE06D9"/>
    <w:rsid w:val="00FE3E80"/>
    <w:rsid w:val="00FF0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442232D"/>
  <w15:chartTrackingRefBased/>
  <w15:docId w15:val="{E99E1DD7-767B-9141-828D-6FD68C60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B20"/>
    <w:rPr>
      <w:rFonts w:eastAsiaTheme="majorEastAsia" w:cstheme="majorBidi"/>
      <w:color w:val="272727" w:themeColor="text1" w:themeTint="D8"/>
    </w:rPr>
  </w:style>
  <w:style w:type="paragraph" w:styleId="Title">
    <w:name w:val="Title"/>
    <w:basedOn w:val="Normal"/>
    <w:next w:val="Normal"/>
    <w:link w:val="TitleChar"/>
    <w:uiPriority w:val="10"/>
    <w:qFormat/>
    <w:rsid w:val="000F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F6B20"/>
    <w:rPr>
      <w:i/>
      <w:iCs/>
      <w:color w:val="404040" w:themeColor="text1" w:themeTint="BF"/>
    </w:rPr>
  </w:style>
  <w:style w:type="paragraph" w:styleId="ListParagraph">
    <w:name w:val="List Paragraph"/>
    <w:basedOn w:val="Normal"/>
    <w:uiPriority w:val="34"/>
    <w:qFormat/>
    <w:rsid w:val="000F6B20"/>
    <w:pPr>
      <w:ind w:left="720"/>
      <w:contextualSpacing/>
    </w:pPr>
  </w:style>
  <w:style w:type="character" w:styleId="IntenseEmphasis">
    <w:name w:val="Intense Emphasis"/>
    <w:basedOn w:val="DefaultParagraphFont"/>
    <w:uiPriority w:val="21"/>
    <w:qFormat/>
    <w:rsid w:val="000F6B20"/>
    <w:rPr>
      <w:i/>
      <w:iCs/>
      <w:color w:val="0F4761" w:themeColor="accent1" w:themeShade="BF"/>
    </w:rPr>
  </w:style>
  <w:style w:type="paragraph" w:styleId="IntenseQuote">
    <w:name w:val="Intense Quote"/>
    <w:basedOn w:val="Normal"/>
    <w:next w:val="Normal"/>
    <w:link w:val="IntenseQuoteChar"/>
    <w:uiPriority w:val="30"/>
    <w:qFormat/>
    <w:rsid w:val="000F6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B20"/>
    <w:rPr>
      <w:i/>
      <w:iCs/>
      <w:color w:val="0F4761" w:themeColor="accent1" w:themeShade="BF"/>
    </w:rPr>
  </w:style>
  <w:style w:type="character" w:styleId="IntenseReference">
    <w:name w:val="Intense Reference"/>
    <w:basedOn w:val="DefaultParagraphFont"/>
    <w:uiPriority w:val="32"/>
    <w:qFormat/>
    <w:rsid w:val="000F6B20"/>
    <w:rPr>
      <w:b/>
      <w:bCs/>
      <w:smallCaps/>
      <w:color w:val="0F4761" w:themeColor="accent1" w:themeShade="BF"/>
      <w:spacing w:val="5"/>
    </w:rPr>
  </w:style>
  <w:style w:type="character" w:styleId="CommentReference">
    <w:name w:val="annotation reference"/>
    <w:basedOn w:val="DefaultParagraphFont"/>
    <w:uiPriority w:val="99"/>
    <w:semiHidden/>
    <w:unhideWhenUsed/>
    <w:rsid w:val="00482E20"/>
    <w:rPr>
      <w:sz w:val="16"/>
      <w:szCs w:val="16"/>
    </w:rPr>
  </w:style>
  <w:style w:type="paragraph" w:styleId="CommentText">
    <w:name w:val="annotation text"/>
    <w:basedOn w:val="Normal"/>
    <w:link w:val="CommentTextChar"/>
    <w:uiPriority w:val="99"/>
    <w:semiHidden/>
    <w:unhideWhenUsed/>
    <w:rsid w:val="00482E20"/>
    <w:pPr>
      <w:spacing w:line="240" w:lineRule="auto"/>
    </w:pPr>
    <w:rPr>
      <w:sz w:val="20"/>
      <w:szCs w:val="20"/>
    </w:rPr>
  </w:style>
  <w:style w:type="character" w:customStyle="1" w:styleId="CommentTextChar">
    <w:name w:val="Comment Text Char"/>
    <w:basedOn w:val="DefaultParagraphFont"/>
    <w:link w:val="CommentText"/>
    <w:uiPriority w:val="99"/>
    <w:semiHidden/>
    <w:rsid w:val="00482E20"/>
    <w:rPr>
      <w:sz w:val="20"/>
      <w:szCs w:val="20"/>
    </w:rPr>
  </w:style>
  <w:style w:type="paragraph" w:styleId="CommentSubject">
    <w:name w:val="annotation subject"/>
    <w:basedOn w:val="CommentText"/>
    <w:next w:val="CommentText"/>
    <w:link w:val="CommentSubjectChar"/>
    <w:uiPriority w:val="99"/>
    <w:semiHidden/>
    <w:unhideWhenUsed/>
    <w:rsid w:val="00482E20"/>
    <w:rPr>
      <w:b/>
      <w:bCs/>
    </w:rPr>
  </w:style>
  <w:style w:type="character" w:customStyle="1" w:styleId="CommentSubjectChar">
    <w:name w:val="Comment Subject Char"/>
    <w:basedOn w:val="CommentTextChar"/>
    <w:link w:val="CommentSubject"/>
    <w:uiPriority w:val="99"/>
    <w:semiHidden/>
    <w:rsid w:val="00482E20"/>
    <w:rPr>
      <w:b/>
      <w:bCs/>
      <w:sz w:val="20"/>
      <w:szCs w:val="20"/>
    </w:rPr>
  </w:style>
  <w:style w:type="character" w:styleId="Hyperlink">
    <w:name w:val="Hyperlink"/>
    <w:basedOn w:val="DefaultParagraphFont"/>
    <w:uiPriority w:val="99"/>
    <w:unhideWhenUsed/>
    <w:rsid w:val="00482E20"/>
    <w:rPr>
      <w:color w:val="467886" w:themeColor="hyperlink"/>
      <w:u w:val="single"/>
    </w:rPr>
  </w:style>
  <w:style w:type="character" w:styleId="UnresolvedMention">
    <w:name w:val="Unresolved Mention"/>
    <w:basedOn w:val="DefaultParagraphFont"/>
    <w:uiPriority w:val="99"/>
    <w:semiHidden/>
    <w:unhideWhenUsed/>
    <w:rsid w:val="00482E20"/>
    <w:rPr>
      <w:color w:val="605E5C"/>
      <w:shd w:val="clear" w:color="auto" w:fill="E1DFDD"/>
    </w:rPr>
  </w:style>
  <w:style w:type="paragraph" w:styleId="Revision">
    <w:name w:val="Revision"/>
    <w:hidden/>
    <w:uiPriority w:val="99"/>
    <w:semiHidden/>
    <w:rsid w:val="00F742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Hatem A Merdad</dc:creator>
  <cp:keywords/>
  <dc:description/>
  <cp:lastModifiedBy>Brian Locke</cp:lastModifiedBy>
  <cp:revision>21</cp:revision>
  <dcterms:created xsi:type="dcterms:W3CDTF">2025-11-03T23:16:00Z</dcterms:created>
  <dcterms:modified xsi:type="dcterms:W3CDTF">2025-11-04T21:37:00Z</dcterms:modified>
</cp:coreProperties>
</file>