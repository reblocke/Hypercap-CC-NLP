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842037" w14:textId="160F7B4B" w:rsidR="00BA2DD6" w:rsidRPr="00C33760" w:rsidRDefault="00BA2DD6" w:rsidP="00C33760">
      <w:pPr>
        <w:spacing w:before="100" w:beforeAutospacing="1" w:after="100" w:afterAutospacing="1"/>
        <w:rPr>
          <w:color w:val="000000"/>
        </w:rPr>
      </w:pPr>
      <w:r w:rsidRPr="00BA2DD6">
        <w:rPr>
          <w:color w:val="000000"/>
        </w:rPr>
        <w:t xml:space="preserve">Emergency Department Presenting Concerns Among Admissions With Hypercapnia: A Retrospective NLP Study of MIMIC-IV  </w:t>
      </w:r>
    </w:p>
    <w:p w14:paraId="4C19696D" w14:textId="0FCB905C" w:rsidR="00D20819" w:rsidRPr="00D20819" w:rsidRDefault="00D20819" w:rsidP="00D20819">
      <w:pPr>
        <w:spacing w:before="100" w:beforeAutospacing="1" w:after="100" w:afterAutospacing="1"/>
        <w:rPr>
          <w:color w:val="000000"/>
        </w:rPr>
      </w:pPr>
      <w:r w:rsidRPr="00D20819">
        <w:rPr>
          <w:color w:val="000000"/>
        </w:rPr>
        <w:t>Reyan Merdad</w:t>
      </w:r>
      <w:r w:rsidR="005F5C0F">
        <w:rPr>
          <w:color w:val="000000"/>
        </w:rPr>
        <w:t xml:space="preserve"> </w:t>
      </w:r>
      <w:r w:rsidR="009B4C23" w:rsidRPr="00F50EFD">
        <w:rPr>
          <w:color w:val="000000"/>
        </w:rPr>
        <w:t>MBBS</w:t>
      </w:r>
      <w:r w:rsidRPr="00F50EFD">
        <w:rPr>
          <w:color w:val="000000"/>
          <w:vertAlign w:val="superscript"/>
        </w:rPr>
        <w:t>1</w:t>
      </w:r>
      <w:r w:rsidRPr="00D20819">
        <w:rPr>
          <w:color w:val="000000"/>
        </w:rPr>
        <w:t xml:space="preserve">, Monique </w:t>
      </w:r>
      <w:r w:rsidR="00F67322">
        <w:rPr>
          <w:color w:val="000000"/>
        </w:rPr>
        <w:t>Ramirez</w:t>
      </w:r>
      <w:r w:rsidR="005F5C0F">
        <w:rPr>
          <w:color w:val="000000"/>
        </w:rPr>
        <w:t xml:space="preserve"> MD</w:t>
      </w:r>
      <w:r w:rsidRPr="00105888">
        <w:rPr>
          <w:color w:val="000000"/>
          <w:vertAlign w:val="superscript"/>
        </w:rPr>
        <w:t>1</w:t>
      </w:r>
      <w:r w:rsidRPr="00D20819">
        <w:rPr>
          <w:color w:val="000000"/>
        </w:rPr>
        <w:t xml:space="preserve">, </w:t>
      </w:r>
      <w:commentRangeStart w:id="0"/>
      <w:r w:rsidRPr="00D20819">
        <w:rPr>
          <w:color w:val="000000"/>
        </w:rPr>
        <w:t>Matthias</w:t>
      </w:r>
      <w:commentRangeEnd w:id="0"/>
      <w:r w:rsidR="001F7423" w:rsidRPr="00D20819">
        <w:rPr>
          <w:rStyle w:val="CommentReference"/>
          <w:color w:val="000000"/>
          <w:sz w:val="24"/>
          <w:szCs w:val="24"/>
        </w:rPr>
        <w:commentReference w:id="0"/>
      </w:r>
      <w:r w:rsidRPr="00D20819">
        <w:rPr>
          <w:color w:val="000000"/>
        </w:rPr>
        <w:t xml:space="preserve"> Christenson</w:t>
      </w:r>
      <w:r w:rsidR="005F5C0F">
        <w:rPr>
          <w:color w:val="000000"/>
        </w:rPr>
        <w:t xml:space="preserve"> PhD </w:t>
      </w:r>
      <w:r w:rsidRPr="00105888">
        <w:rPr>
          <w:color w:val="000000"/>
          <w:vertAlign w:val="superscript"/>
        </w:rPr>
        <w:t>2,3</w:t>
      </w:r>
      <w:r w:rsidRPr="00D20819">
        <w:rPr>
          <w:color w:val="000000"/>
        </w:rPr>
        <w:t>, Warren</w:t>
      </w:r>
      <w:r w:rsidR="005F5C0F">
        <w:rPr>
          <w:color w:val="000000"/>
        </w:rPr>
        <w:t xml:space="preserve"> W.</w:t>
      </w:r>
      <w:r w:rsidRPr="00D20819">
        <w:rPr>
          <w:color w:val="000000"/>
        </w:rPr>
        <w:t xml:space="preserve"> Pettine</w:t>
      </w:r>
      <w:r w:rsidR="005F5C0F">
        <w:rPr>
          <w:color w:val="000000"/>
        </w:rPr>
        <w:t xml:space="preserve"> </w:t>
      </w:r>
      <w:r w:rsidR="000E070A">
        <w:rPr>
          <w:color w:val="000000"/>
        </w:rPr>
        <w:t>MD</w:t>
      </w:r>
      <w:r w:rsidRPr="00105888">
        <w:rPr>
          <w:color w:val="000000"/>
          <w:vertAlign w:val="superscript"/>
        </w:rPr>
        <w:t>,3</w:t>
      </w:r>
      <w:r w:rsidRPr="00D20819">
        <w:rPr>
          <w:color w:val="000000"/>
        </w:rPr>
        <w:t xml:space="preserve">, Brian </w:t>
      </w:r>
      <w:r w:rsidR="005F5C0F">
        <w:rPr>
          <w:color w:val="000000"/>
        </w:rPr>
        <w:t xml:space="preserve">W. </w:t>
      </w:r>
      <w:r w:rsidRPr="00D20819">
        <w:rPr>
          <w:color w:val="000000"/>
        </w:rPr>
        <w:t>Locke</w:t>
      </w:r>
      <w:r w:rsidR="005F5C0F">
        <w:rPr>
          <w:color w:val="000000"/>
        </w:rPr>
        <w:t xml:space="preserve"> MD MSCI</w:t>
      </w:r>
      <w:r w:rsidRPr="00105888">
        <w:rPr>
          <w:color w:val="000000"/>
          <w:vertAlign w:val="superscript"/>
        </w:rPr>
        <w:t>4</w:t>
      </w:r>
    </w:p>
    <w:p w14:paraId="05EE58C9" w14:textId="37804C19" w:rsidR="00D20819" w:rsidRPr="00D20819" w:rsidRDefault="00D20819" w:rsidP="00D20819">
      <w:pPr>
        <w:spacing w:before="100" w:beforeAutospacing="1" w:after="100" w:afterAutospacing="1"/>
        <w:rPr>
          <w:color w:val="000000"/>
        </w:rPr>
      </w:pPr>
      <w:r w:rsidRPr="00D20819">
        <w:rPr>
          <w:color w:val="000000"/>
        </w:rPr>
        <w:t>1. University of Utah Internal Medicine Residency</w:t>
      </w:r>
      <w:ins w:id="1" w:author="Brian Locke" w:date="2026-08-29T13:34:00Z" w16du:dateUtc="2026-08-29T19:34:00Z">
        <w:r w:rsidR="009968A6">
          <w:rPr>
            <w:color w:val="000000"/>
          </w:rPr>
          <w:t>, Salt Lake City, UT, USA</w:t>
        </w:r>
      </w:ins>
    </w:p>
    <w:p w14:paraId="23D0D6DC" w14:textId="51155056" w:rsidR="00D20819" w:rsidRPr="00D20819" w:rsidRDefault="00D20819" w:rsidP="00D20819">
      <w:pPr>
        <w:spacing w:before="100" w:beforeAutospacing="1" w:after="100" w:afterAutospacing="1"/>
        <w:rPr>
          <w:color w:val="000000"/>
        </w:rPr>
      </w:pPr>
      <w:r w:rsidRPr="00D20819">
        <w:rPr>
          <w:color w:val="000000"/>
        </w:rPr>
        <w:t>2. Department of Psychiatry, University of Utah</w:t>
      </w:r>
      <w:ins w:id="2" w:author="Brian Locke" w:date="2026-08-29T13:34:00Z" w16du:dateUtc="2026-08-29T19:34:00Z">
        <w:r w:rsidR="009968A6">
          <w:rPr>
            <w:color w:val="000000"/>
          </w:rPr>
          <w:t>, Salt Lake City, UT, USA</w:t>
        </w:r>
      </w:ins>
    </w:p>
    <w:p w14:paraId="1DCF8679" w14:textId="790DBBD7" w:rsidR="00D20819" w:rsidRPr="00D20819" w:rsidRDefault="00D20819" w:rsidP="00D20819">
      <w:pPr>
        <w:spacing w:before="100" w:beforeAutospacing="1" w:after="100" w:afterAutospacing="1"/>
        <w:rPr>
          <w:color w:val="000000"/>
        </w:rPr>
      </w:pPr>
      <w:r w:rsidRPr="00D20819">
        <w:rPr>
          <w:color w:val="000000"/>
        </w:rPr>
        <w:t>3. Mountain Biometrics, Inc.</w:t>
      </w:r>
      <w:ins w:id="3" w:author="Brian Locke" w:date="2026-08-29T13:34:00Z" w16du:dateUtc="2026-08-29T19:34:00Z">
        <w:r w:rsidR="009968A6">
          <w:rPr>
            <w:color w:val="000000"/>
          </w:rPr>
          <w:t xml:space="preserve"> Salt Lake City, UT, USA</w:t>
        </w:r>
      </w:ins>
      <w:r w:rsidRPr="00D20819">
        <w:rPr>
          <w:color w:val="000000"/>
        </w:rPr>
        <w:t xml:space="preserve"> </w:t>
      </w:r>
    </w:p>
    <w:p w14:paraId="7856345D" w14:textId="2A1F519D" w:rsidR="00D20819" w:rsidRPr="00D84167" w:rsidRDefault="00D20819" w:rsidP="00D20819">
      <w:pPr>
        <w:spacing w:before="100" w:beforeAutospacing="1" w:after="100" w:afterAutospacing="1"/>
        <w:rPr>
          <w:color w:val="000000"/>
        </w:rPr>
      </w:pPr>
      <w:r w:rsidRPr="00D20819">
        <w:rPr>
          <w:color w:val="000000"/>
        </w:rPr>
        <w:t>4. Department of Pulmonary and Critical Care, Intermountain Medical Center</w:t>
      </w:r>
      <w:ins w:id="4" w:author="Brian Locke" w:date="2026-08-29T13:34:00Z" w16du:dateUtc="2026-08-29T19:34:00Z">
        <w:r w:rsidR="009968A6">
          <w:rPr>
            <w:color w:val="000000"/>
          </w:rPr>
          <w:t>, Murray, UT, USA</w:t>
        </w:r>
      </w:ins>
    </w:p>
    <w:p w14:paraId="4559B700" w14:textId="77777777" w:rsidR="00D84167" w:rsidRPr="005F5C0F" w:rsidRDefault="00D84167" w:rsidP="00D84167">
      <w:pPr>
        <w:spacing w:before="100" w:beforeAutospacing="1" w:after="100" w:afterAutospacing="1"/>
        <w:rPr>
          <w:color w:val="000000" w:themeColor="text1"/>
        </w:rPr>
      </w:pPr>
      <w:r w:rsidRPr="005F5C0F">
        <w:rPr>
          <w:b/>
          <w:bCs/>
          <w:color w:val="000000" w:themeColor="text1"/>
        </w:rPr>
        <w:t>Corresponding Author</w:t>
      </w:r>
    </w:p>
    <w:p w14:paraId="7C8ED521" w14:textId="090ADABF" w:rsidR="00BA2DD6" w:rsidRPr="0078582D" w:rsidDel="009968A6" w:rsidRDefault="009968A6" w:rsidP="009968A6">
      <w:pPr>
        <w:spacing w:before="100" w:beforeAutospacing="1" w:after="100" w:afterAutospacing="1"/>
        <w:ind w:left="720"/>
        <w:rPr>
          <w:del w:id="5" w:author="Brian Locke" w:date="2026-08-29T13:34:00Z" w16du:dateUtc="2026-08-29T19:34:00Z"/>
          <w:color w:val="000000"/>
        </w:rPr>
        <w:pPrChange w:id="6" w:author="Brian Locke" w:date="2026-08-29T13:34:00Z" w16du:dateUtc="2026-08-29T19:34:00Z">
          <w:pPr>
            <w:spacing w:before="100" w:beforeAutospacing="1" w:after="100" w:afterAutospacing="1"/>
            <w:ind w:left="720"/>
          </w:pPr>
        </w:pPrChange>
      </w:pPr>
      <w:ins w:id="7" w:author="Brian Locke" w:date="2026-08-29T13:34:00Z">
        <w:r w:rsidRPr="009968A6">
          <w:rPr>
            <w:color w:val="000000"/>
          </w:rPr>
          <w:t>Brian W. Locke, MD, MSCI</w:t>
        </w:r>
        <w:r w:rsidRPr="009968A6">
          <w:rPr>
            <w:color w:val="000000"/>
          </w:rPr>
          <w:br/>
          <w:t>Department of Pulmonary and Critical Care Medicine</w:t>
        </w:r>
        <w:r w:rsidRPr="009968A6">
          <w:rPr>
            <w:color w:val="000000"/>
          </w:rPr>
          <w:br/>
          <w:t>Shock Trauma ICU, Intermountain Medical Center</w:t>
        </w:r>
        <w:r w:rsidRPr="009968A6">
          <w:rPr>
            <w:color w:val="000000"/>
          </w:rPr>
          <w:br/>
          <w:t>5121 South Cottonwood Street</w:t>
        </w:r>
        <w:r w:rsidRPr="009968A6">
          <w:rPr>
            <w:color w:val="000000"/>
          </w:rPr>
          <w:br/>
          <w:t>Murray, UT 84107, USA</w:t>
        </w:r>
        <w:r w:rsidRPr="009968A6">
          <w:rPr>
            <w:color w:val="000000"/>
          </w:rPr>
          <w:br/>
        </w:r>
        <w:r w:rsidRPr="009968A6">
          <w:rPr>
            <w:color w:val="000000"/>
          </w:rPr>
          <w:fldChar w:fldCharType="begin"/>
        </w:r>
        <w:r w:rsidRPr="009968A6">
          <w:rPr>
            <w:color w:val="000000"/>
          </w:rPr>
          <w:instrText>HYPERLINK "mailto:Brian.Locke@imail.org"</w:instrText>
        </w:r>
        <w:r w:rsidRPr="009968A6">
          <w:rPr>
            <w:color w:val="000000"/>
          </w:rPr>
        </w:r>
        <w:r w:rsidRPr="009968A6">
          <w:rPr>
            <w:color w:val="000000"/>
          </w:rPr>
          <w:fldChar w:fldCharType="separate"/>
        </w:r>
        <w:r w:rsidRPr="009968A6">
          <w:rPr>
            <w:rStyle w:val="Hyperlink"/>
          </w:rPr>
          <w:t>Brian.Locke@imail.org</w:t>
        </w:r>
      </w:ins>
      <w:ins w:id="8" w:author="Brian Locke" w:date="2026-08-29T13:34:00Z" w16du:dateUtc="2026-08-29T19:34:00Z">
        <w:r w:rsidRPr="009968A6">
          <w:rPr>
            <w:color w:val="000000"/>
          </w:rPr>
          <w:fldChar w:fldCharType="end"/>
        </w:r>
      </w:ins>
      <w:del w:id="9" w:author="Brian Locke" w:date="2026-08-29T13:34:00Z" w16du:dateUtc="2026-08-29T19:34:00Z">
        <w:r w:rsidR="00BA2DD6" w:rsidRPr="00BA2DD6" w:rsidDel="009968A6">
          <w:rPr>
            <w:color w:val="000000"/>
          </w:rPr>
          <w:delText>Brian W Locke</w:delText>
        </w:r>
        <w:r w:rsidR="00BA2DD6" w:rsidDel="009968A6">
          <w:rPr>
            <w:color w:val="000000"/>
          </w:rPr>
          <w:delText>, MD</w:delText>
        </w:r>
        <w:r w:rsidR="005F5C0F" w:rsidDel="009968A6">
          <w:rPr>
            <w:color w:val="000000"/>
          </w:rPr>
          <w:delText xml:space="preserve"> MSCI</w:delText>
        </w:r>
        <w:r w:rsidR="00BA2DD6" w:rsidDel="009968A6">
          <w:rPr>
            <w:color w:val="000000"/>
          </w:rPr>
          <w:delText xml:space="preserve">, </w:delText>
        </w:r>
        <w:r w:rsidR="00BA2DD6" w:rsidDel="009968A6">
          <w:fldChar w:fldCharType="begin"/>
        </w:r>
        <w:r w:rsidR="00BA2DD6" w:rsidDel="009968A6">
          <w:delInstrText>HYPERLINK "mailto:Brian.Locke@imail.org"</w:delInstrText>
        </w:r>
        <w:r w:rsidR="00BA2DD6" w:rsidDel="009968A6">
          <w:fldChar w:fldCharType="separate"/>
        </w:r>
        <w:r w:rsidR="00BA2DD6" w:rsidRPr="00444DA3" w:rsidDel="009968A6">
          <w:rPr>
            <w:rStyle w:val="Hyperlink"/>
          </w:rPr>
          <w:delText>Brian.Locke@imail.org</w:delText>
        </w:r>
        <w:r w:rsidR="00BA2DD6" w:rsidDel="009968A6">
          <w:fldChar w:fldCharType="end"/>
        </w:r>
        <w:r w:rsidR="005F5C0F" w:rsidDel="009968A6">
          <w:rPr>
            <w:color w:val="000000"/>
          </w:rPr>
          <w:delText xml:space="preserve"> , Shock Trauma ICU, Intermountain Medical Center. 5121 Cottonwood Street, Murray Utah.</w:delText>
        </w:r>
      </w:del>
    </w:p>
    <w:p w14:paraId="2630F0A4" w14:textId="77777777" w:rsidR="00D20819" w:rsidDel="009006B7" w:rsidRDefault="00D20819" w:rsidP="009968A6">
      <w:pPr>
        <w:spacing w:after="160" w:line="278" w:lineRule="auto"/>
        <w:ind w:left="720"/>
        <w:rPr>
          <w:del w:id="10" w:author="Reyan Merdad" w:date="2026-08-14T10:25:00Z" w16du:dateUtc="2026-08-14T16:25:00Z"/>
          <w:b/>
          <w:bCs/>
          <w:color w:val="000000"/>
          <w:sz w:val="36"/>
          <w:szCs w:val="36"/>
        </w:rPr>
        <w:pPrChange w:id="11" w:author="Brian Locke" w:date="2026-08-29T13:34:00Z" w16du:dateUtc="2026-08-29T19:34:00Z">
          <w:pPr>
            <w:spacing w:after="160" w:line="278" w:lineRule="auto"/>
          </w:pPr>
        </w:pPrChange>
      </w:pPr>
    </w:p>
    <w:p w14:paraId="4239B2AB" w14:textId="77777777" w:rsidR="009006B7" w:rsidRDefault="009006B7" w:rsidP="009968A6">
      <w:pPr>
        <w:spacing w:before="100" w:beforeAutospacing="1" w:after="100" w:afterAutospacing="1"/>
        <w:ind w:left="720"/>
        <w:outlineLvl w:val="1"/>
        <w:rPr>
          <w:ins w:id="12" w:author="Reyan Merdad" w:date="2026-08-14T10:25:00Z" w16du:dateUtc="2026-08-14T16:25:00Z"/>
          <w:b/>
          <w:bCs/>
          <w:color w:val="000000"/>
          <w:sz w:val="36"/>
          <w:szCs w:val="36"/>
        </w:rPr>
        <w:pPrChange w:id="13" w:author="Brian Locke" w:date="2026-08-29T13:34:00Z" w16du:dateUtc="2026-08-29T19:34:00Z">
          <w:pPr>
            <w:spacing w:before="100" w:beforeAutospacing="1" w:after="100" w:afterAutospacing="1"/>
            <w:outlineLvl w:val="1"/>
          </w:pPr>
        </w:pPrChange>
      </w:pPr>
    </w:p>
    <w:p w14:paraId="2F9A706C" w14:textId="77777777" w:rsidR="00D20819" w:rsidDel="009006B7" w:rsidRDefault="00D20819" w:rsidP="00D84167">
      <w:pPr>
        <w:spacing w:before="100" w:beforeAutospacing="1" w:after="100" w:afterAutospacing="1"/>
        <w:outlineLvl w:val="1"/>
        <w:rPr>
          <w:del w:id="14" w:author="Reyan Merdad" w:date="2026-08-14T10:25:00Z" w16du:dateUtc="2026-08-14T16:25:00Z"/>
          <w:b/>
          <w:bCs/>
          <w:color w:val="000000"/>
          <w:sz w:val="36"/>
          <w:szCs w:val="36"/>
        </w:rPr>
      </w:pPr>
      <w:commentRangeStart w:id="15"/>
    </w:p>
    <w:p w14:paraId="34A83055" w14:textId="77777777" w:rsidR="00D20819" w:rsidDel="009006B7" w:rsidRDefault="00D20819" w:rsidP="00D84167">
      <w:pPr>
        <w:spacing w:before="100" w:beforeAutospacing="1" w:after="100" w:afterAutospacing="1"/>
        <w:outlineLvl w:val="1"/>
        <w:rPr>
          <w:del w:id="16" w:author="Reyan Merdad" w:date="2026-08-14T10:25:00Z" w16du:dateUtc="2026-08-14T16:25:00Z"/>
          <w:b/>
          <w:bCs/>
          <w:color w:val="000000"/>
          <w:sz w:val="36"/>
          <w:szCs w:val="36"/>
        </w:rPr>
      </w:pPr>
    </w:p>
    <w:p w14:paraId="549D6339" w14:textId="77777777" w:rsidR="00B862BA" w:rsidDel="009006B7" w:rsidRDefault="00B862BA" w:rsidP="00D84167">
      <w:pPr>
        <w:spacing w:before="100" w:beforeAutospacing="1" w:after="100" w:afterAutospacing="1"/>
        <w:outlineLvl w:val="1"/>
        <w:rPr>
          <w:del w:id="17" w:author="Reyan Merdad" w:date="2026-08-14T10:25:00Z" w16du:dateUtc="2026-08-14T16:25:00Z"/>
          <w:b/>
          <w:bCs/>
          <w:color w:val="000000"/>
          <w:sz w:val="36"/>
          <w:szCs w:val="36"/>
        </w:rPr>
      </w:pPr>
    </w:p>
    <w:p w14:paraId="1CB6A38D" w14:textId="77777777" w:rsidR="00B862BA" w:rsidDel="009006B7" w:rsidRDefault="00B862BA" w:rsidP="00D84167">
      <w:pPr>
        <w:spacing w:before="100" w:beforeAutospacing="1" w:after="100" w:afterAutospacing="1"/>
        <w:outlineLvl w:val="1"/>
        <w:rPr>
          <w:del w:id="18" w:author="Reyan Merdad" w:date="2026-08-14T10:25:00Z" w16du:dateUtc="2026-08-14T16:25:00Z"/>
          <w:b/>
          <w:bCs/>
          <w:color w:val="000000"/>
          <w:sz w:val="36"/>
          <w:szCs w:val="36"/>
        </w:rPr>
      </w:pPr>
    </w:p>
    <w:p w14:paraId="456124EA" w14:textId="77777777" w:rsidR="0078582D" w:rsidDel="009006B7" w:rsidRDefault="0078582D" w:rsidP="00D84167">
      <w:pPr>
        <w:spacing w:before="100" w:beforeAutospacing="1" w:after="100" w:afterAutospacing="1"/>
        <w:outlineLvl w:val="1"/>
        <w:rPr>
          <w:del w:id="19" w:author="Reyan Merdad" w:date="2026-08-14T10:25:00Z" w16du:dateUtc="2026-08-14T16:25:00Z"/>
          <w:b/>
          <w:bCs/>
          <w:color w:val="000000"/>
          <w:sz w:val="36"/>
          <w:szCs w:val="36"/>
        </w:rPr>
      </w:pPr>
    </w:p>
    <w:p w14:paraId="25B4964C" w14:textId="77777777" w:rsidR="0078582D" w:rsidDel="009006B7" w:rsidRDefault="0078582D" w:rsidP="00D84167">
      <w:pPr>
        <w:spacing w:before="100" w:beforeAutospacing="1" w:after="100" w:afterAutospacing="1"/>
        <w:outlineLvl w:val="1"/>
        <w:rPr>
          <w:del w:id="20" w:author="Reyan Merdad" w:date="2026-08-14T10:24:00Z" w16du:dateUtc="2026-08-14T16:24:00Z"/>
          <w:b/>
          <w:bCs/>
          <w:color w:val="000000"/>
          <w:sz w:val="36"/>
          <w:szCs w:val="36"/>
        </w:rPr>
      </w:pPr>
    </w:p>
    <w:p w14:paraId="628AC792" w14:textId="77777777" w:rsidR="0078582D" w:rsidDel="009006B7" w:rsidRDefault="0078582D" w:rsidP="00D84167">
      <w:pPr>
        <w:spacing w:before="100" w:beforeAutospacing="1" w:after="100" w:afterAutospacing="1"/>
        <w:outlineLvl w:val="1"/>
        <w:rPr>
          <w:del w:id="21" w:author="Reyan Merdad" w:date="2026-08-14T10:24:00Z" w16du:dateUtc="2026-08-14T16:24:00Z"/>
          <w:b/>
          <w:bCs/>
          <w:color w:val="000000"/>
          <w:sz w:val="36"/>
          <w:szCs w:val="36"/>
        </w:rPr>
      </w:pPr>
    </w:p>
    <w:p w14:paraId="6C96CB68" w14:textId="77777777" w:rsidR="0078582D" w:rsidDel="009006B7" w:rsidRDefault="0078582D" w:rsidP="00D84167">
      <w:pPr>
        <w:spacing w:before="100" w:beforeAutospacing="1" w:after="100" w:afterAutospacing="1"/>
        <w:outlineLvl w:val="1"/>
        <w:rPr>
          <w:del w:id="22" w:author="Reyan Merdad" w:date="2026-08-14T10:24:00Z" w16du:dateUtc="2026-08-14T16:24:00Z"/>
          <w:b/>
          <w:bCs/>
          <w:color w:val="000000"/>
          <w:sz w:val="36"/>
          <w:szCs w:val="36"/>
        </w:rPr>
      </w:pPr>
    </w:p>
    <w:p w14:paraId="3B3F8421" w14:textId="77777777" w:rsidR="0078582D" w:rsidDel="009006B7" w:rsidRDefault="0078582D" w:rsidP="00D84167">
      <w:pPr>
        <w:spacing w:before="100" w:beforeAutospacing="1" w:after="100" w:afterAutospacing="1"/>
        <w:outlineLvl w:val="1"/>
        <w:rPr>
          <w:del w:id="23" w:author="Reyan Merdad" w:date="2026-08-14T10:24:00Z" w16du:dateUtc="2026-08-14T16:24:00Z"/>
          <w:b/>
          <w:bCs/>
          <w:color w:val="000000"/>
          <w:sz w:val="36"/>
          <w:szCs w:val="36"/>
        </w:rPr>
      </w:pPr>
    </w:p>
    <w:p w14:paraId="7AE6F05F" w14:textId="77777777" w:rsidR="0078582D" w:rsidDel="009006B7" w:rsidRDefault="0078582D" w:rsidP="00D84167">
      <w:pPr>
        <w:spacing w:before="100" w:beforeAutospacing="1" w:after="100" w:afterAutospacing="1"/>
        <w:outlineLvl w:val="1"/>
        <w:rPr>
          <w:del w:id="24" w:author="Reyan Merdad" w:date="2026-08-14T10:24:00Z" w16du:dateUtc="2026-08-14T16:24:00Z"/>
          <w:b/>
          <w:bCs/>
          <w:color w:val="000000"/>
          <w:sz w:val="36"/>
          <w:szCs w:val="36"/>
        </w:rPr>
      </w:pPr>
    </w:p>
    <w:p w14:paraId="2E612A7F" w14:textId="744EB34B" w:rsidR="00D84167" w:rsidRPr="00D84167" w:rsidRDefault="00493466" w:rsidP="005F5C0F">
      <w:pPr>
        <w:spacing w:after="160" w:line="278" w:lineRule="auto"/>
        <w:rPr>
          <w:b/>
          <w:bCs/>
          <w:color w:val="000000"/>
          <w:sz w:val="36"/>
          <w:szCs w:val="36"/>
        </w:rPr>
      </w:pPr>
      <w:del w:id="25" w:author="Reyan Merdad" w:date="2026-08-14T10:24:00Z" w16du:dateUtc="2026-08-14T16:24:00Z">
        <w:r w:rsidDel="009006B7">
          <w:rPr>
            <w:b/>
            <w:bCs/>
            <w:color w:val="000000"/>
            <w:sz w:val="36"/>
            <w:szCs w:val="36"/>
          </w:rPr>
          <w:br w:type="page"/>
        </w:r>
      </w:del>
      <w:r w:rsidR="00D84167" w:rsidRPr="00B275D9">
        <w:rPr>
          <w:b/>
          <w:bCs/>
          <w:color w:val="000000"/>
          <w:sz w:val="36"/>
          <w:szCs w:val="36"/>
        </w:rPr>
        <w:t>Abstract</w:t>
      </w:r>
      <w:commentRangeEnd w:id="15"/>
      <w:r w:rsidR="009968A6" w:rsidRPr="00D84167">
        <w:rPr>
          <w:rStyle w:val="CommentReference"/>
          <w:b/>
          <w:bCs/>
          <w:color w:val="000000"/>
          <w:sz w:val="36"/>
          <w:szCs w:val="36"/>
        </w:rPr>
        <w:commentReference w:id="15"/>
      </w:r>
    </w:p>
    <w:p w14:paraId="21EA3FC4" w14:textId="075F16CD" w:rsidR="00E176E2" w:rsidRPr="009968A6" w:rsidRDefault="00E176E2" w:rsidP="00E176E2">
      <w:pPr>
        <w:spacing w:before="100" w:beforeAutospacing="1" w:after="100" w:afterAutospacing="1" w:line="480" w:lineRule="auto"/>
        <w:rPr>
          <w:color w:val="000000"/>
          <w:rPrChange w:id="26" w:author="Brian Locke" w:date="2026-08-29T13:37:00Z" w16du:dateUtc="2026-08-29T19:37:00Z">
            <w:rPr>
              <w:b/>
              <w:bCs/>
              <w:color w:val="000000"/>
            </w:rPr>
          </w:rPrChange>
        </w:rPr>
      </w:pPr>
      <w:commentRangeStart w:id="27"/>
      <w:r w:rsidRPr="00E176E2">
        <w:rPr>
          <w:b/>
          <w:bCs/>
          <w:color w:val="000000"/>
        </w:rPr>
        <w:t>Background</w:t>
      </w:r>
      <w:commentRangeEnd w:id="27"/>
      <w:r w:rsidR="003F4840" w:rsidRPr="00E176E2">
        <w:rPr>
          <w:rStyle w:val="CommentReference"/>
          <w:b/>
          <w:bCs/>
          <w:color w:val="000000"/>
          <w:sz w:val="24"/>
          <w:szCs w:val="24"/>
        </w:rPr>
        <w:commentReference w:id="27"/>
      </w:r>
      <w:r w:rsidRPr="00E176E2">
        <w:rPr>
          <w:b/>
          <w:bCs/>
          <w:color w:val="000000"/>
        </w:rPr>
        <w:br/>
      </w:r>
      <w:r w:rsidRPr="00E176E2">
        <w:rPr>
          <w:color w:val="000000"/>
        </w:rPr>
        <w:t xml:space="preserve">Hypercapnia may </w:t>
      </w:r>
      <w:del w:id="28" w:author="Brian Locke" w:date="2026-08-29T13:35:00Z" w16du:dateUtc="2026-08-29T19:35:00Z">
        <w:r w:rsidRPr="00E176E2" w:rsidDel="009968A6">
          <w:rPr>
            <w:color w:val="000000"/>
          </w:rPr>
          <w:delText>indicate</w:delText>
        </w:r>
      </w:del>
      <w:ins w:id="29" w:author="Brian Locke" w:date="2026-08-29T13:35:00Z" w16du:dateUtc="2026-08-29T19:35:00Z">
        <w:r w:rsidR="009968A6">
          <w:rPr>
            <w:color w:val="000000"/>
          </w:rPr>
          <w:t>result from</w:t>
        </w:r>
      </w:ins>
      <w:r w:rsidRPr="00E176E2">
        <w:rPr>
          <w:color w:val="000000"/>
        </w:rPr>
        <w:t xml:space="preserve"> a primary </w:t>
      </w:r>
      <w:del w:id="30" w:author="Brian Locke" w:date="2026-08-29T13:35:00Z" w16du:dateUtc="2026-08-29T19:35:00Z">
        <w:r w:rsidRPr="00E176E2" w:rsidDel="009968A6">
          <w:rPr>
            <w:color w:val="000000"/>
          </w:rPr>
          <w:delText>ventilatory syndrome</w:delText>
        </w:r>
      </w:del>
      <w:ins w:id="31" w:author="Brian Locke" w:date="2026-08-29T13:35:00Z" w16du:dateUtc="2026-08-29T19:35:00Z">
        <w:r w:rsidR="009968A6">
          <w:rPr>
            <w:color w:val="000000"/>
          </w:rPr>
          <w:t>pulmonary disease</w:t>
        </w:r>
      </w:ins>
      <w:r w:rsidRPr="00E176E2">
        <w:rPr>
          <w:color w:val="000000"/>
        </w:rPr>
        <w:t xml:space="preserve">, a complication of another illness, or </w:t>
      </w:r>
      <w:ins w:id="32" w:author="Brian Locke" w:date="2026-08-29T13:36:00Z" w16du:dateUtc="2026-08-29T19:36:00Z">
        <w:r w:rsidR="009968A6">
          <w:rPr>
            <w:color w:val="000000"/>
          </w:rPr>
          <w:t xml:space="preserve">as </w:t>
        </w:r>
      </w:ins>
      <w:r w:rsidRPr="00E176E2">
        <w:rPr>
          <w:color w:val="000000"/>
        </w:rPr>
        <w:t xml:space="preserve">an epiphenomenon of severe disease. </w:t>
      </w:r>
      <w:ins w:id="33" w:author="Brian Locke" w:date="2026-08-29T13:36:00Z" w16du:dateUtc="2026-08-29T19:36:00Z">
        <w:r w:rsidR="009968A6">
          <w:rPr>
            <w:color w:val="000000"/>
          </w:rPr>
          <w:t xml:space="preserve">How patients with </w:t>
        </w:r>
      </w:ins>
      <w:del w:id="34" w:author="Brian Locke" w:date="2026-08-29T13:36:00Z" w16du:dateUtc="2026-08-29T19:36:00Z">
        <w:r w:rsidRPr="00E176E2" w:rsidDel="009968A6">
          <w:rPr>
            <w:color w:val="000000"/>
          </w:rPr>
          <w:delText xml:space="preserve">The presenting context of </w:delText>
        </w:r>
      </w:del>
      <w:r w:rsidRPr="00E176E2">
        <w:rPr>
          <w:color w:val="000000"/>
        </w:rPr>
        <w:t>hypercapnia</w:t>
      </w:r>
      <w:ins w:id="35" w:author="Brian Locke" w:date="2026-08-29T13:37:00Z" w16du:dateUtc="2026-08-29T19:37:00Z">
        <w:r w:rsidR="009968A6">
          <w:rPr>
            <w:color w:val="000000"/>
          </w:rPr>
          <w:t xml:space="preserve"> present for care</w:t>
        </w:r>
      </w:ins>
      <w:r w:rsidRPr="00E176E2">
        <w:rPr>
          <w:color w:val="000000"/>
        </w:rPr>
        <w:t xml:space="preserve"> is poorly quantified, limiting </w:t>
      </w:r>
      <w:del w:id="36" w:author="Brian Locke" w:date="2026-08-29T13:37:00Z" w16du:dateUtc="2026-08-29T19:37:00Z">
        <w:r w:rsidRPr="00E176E2" w:rsidDel="009968A6">
          <w:rPr>
            <w:color w:val="000000"/>
          </w:rPr>
          <w:delText xml:space="preserve">clinical </w:delText>
        </w:r>
      </w:del>
      <w:r w:rsidRPr="00E176E2">
        <w:rPr>
          <w:color w:val="000000"/>
        </w:rPr>
        <w:t xml:space="preserve">interpretation and synthesis of epidemiologic </w:t>
      </w:r>
      <w:del w:id="37" w:author="Brian Locke" w:date="2026-08-29T13:37:00Z" w16du:dateUtc="2026-08-29T19:37:00Z">
        <w:r w:rsidRPr="00E176E2" w:rsidDel="009968A6">
          <w:rPr>
            <w:color w:val="000000"/>
          </w:rPr>
          <w:delText>studies</w:delText>
        </w:r>
      </w:del>
      <w:ins w:id="38" w:author="Brian Locke" w:date="2026-08-29T13:37:00Z" w16du:dateUtc="2026-08-29T19:37:00Z">
        <w:r w:rsidR="009968A6">
          <w:rPr>
            <w:color w:val="000000"/>
          </w:rPr>
          <w:t>cohorts</w:t>
        </w:r>
      </w:ins>
      <w:r w:rsidRPr="00E176E2">
        <w:rPr>
          <w:b/>
          <w:bCs/>
          <w:color w:val="000000"/>
        </w:rPr>
        <w:t>.</w:t>
      </w:r>
      <w:ins w:id="39" w:author="Brian Locke" w:date="2026-08-29T13:37:00Z" w16du:dateUtc="2026-08-29T19:37:00Z">
        <w:r w:rsidR="009968A6">
          <w:rPr>
            <w:b/>
            <w:bCs/>
            <w:color w:val="000000"/>
          </w:rPr>
          <w:t xml:space="preserve"> </w:t>
        </w:r>
      </w:ins>
    </w:p>
    <w:p w14:paraId="175FCF87" w14:textId="77777777" w:rsidR="007B778C" w:rsidRDefault="00E176E2" w:rsidP="00E176E2">
      <w:pPr>
        <w:spacing w:before="100" w:beforeAutospacing="1" w:after="100" w:afterAutospacing="1" w:line="480" w:lineRule="auto"/>
        <w:rPr>
          <w:b/>
          <w:bCs/>
          <w:color w:val="000000"/>
        </w:rPr>
      </w:pPr>
      <w:r>
        <w:rPr>
          <w:b/>
          <w:bCs/>
          <w:color w:val="000000"/>
        </w:rPr>
        <w:t>Methods</w:t>
      </w:r>
    </w:p>
    <w:p w14:paraId="329D196C" w14:textId="047824B6" w:rsidR="00E176E2" w:rsidRPr="00BF4494" w:rsidRDefault="00E176E2" w:rsidP="00E176E2">
      <w:pPr>
        <w:spacing w:before="100" w:beforeAutospacing="1" w:after="100" w:afterAutospacing="1" w:line="480" w:lineRule="auto"/>
        <w:rPr>
          <w:color w:val="000000"/>
        </w:rPr>
      </w:pPr>
      <w:r w:rsidRPr="00BF4494">
        <w:rPr>
          <w:color w:val="000000"/>
        </w:rPr>
        <w:t xml:space="preserve">We </w:t>
      </w:r>
      <w:del w:id="40" w:author="Brian Locke" w:date="2026-08-29T13:41:00Z" w16du:dateUtc="2026-08-29T19:41:00Z">
        <w:r w:rsidRPr="00BF4494" w:rsidDel="001E6B8A">
          <w:rPr>
            <w:color w:val="000000"/>
          </w:rPr>
          <w:delText xml:space="preserve">performed a </w:delText>
        </w:r>
      </w:del>
      <w:r w:rsidRPr="00BF4494">
        <w:rPr>
          <w:color w:val="000000"/>
        </w:rPr>
        <w:t>retrospective</w:t>
      </w:r>
      <w:ins w:id="41" w:author="Brian Locke" w:date="2026-08-29T13:41:00Z" w16du:dateUtc="2026-08-29T19:41:00Z">
        <w:r w:rsidR="001E6B8A">
          <w:rPr>
            <w:color w:val="000000"/>
          </w:rPr>
          <w:t xml:space="preserve">ly </w:t>
        </w:r>
      </w:ins>
      <w:del w:id="42" w:author="Brian Locke" w:date="2026-08-29T13:41:00Z" w16du:dateUtc="2026-08-29T19:41:00Z">
        <w:r w:rsidRPr="00BF4494" w:rsidDel="001E6B8A">
          <w:rPr>
            <w:color w:val="000000"/>
          </w:rPr>
          <w:delText xml:space="preserve"> cross-sectional study of</w:delText>
        </w:r>
      </w:del>
      <w:ins w:id="43" w:author="Brian Locke" w:date="2026-08-29T13:41:00Z" w16du:dateUtc="2026-08-29T19:41:00Z">
        <w:r w:rsidR="001E6B8A">
          <w:rPr>
            <w:color w:val="000000"/>
          </w:rPr>
          <w:t>analyzed</w:t>
        </w:r>
      </w:ins>
      <w:r w:rsidRPr="00BF4494">
        <w:rPr>
          <w:color w:val="000000"/>
        </w:rPr>
        <w:t xml:space="preserve"> Medical Information Mart for Intensive Care IV (MIMIC-IV) </w:t>
      </w:r>
      <w:del w:id="44" w:author="Brian Locke" w:date="2026-08-29T13:41:00Z" w16du:dateUtc="2026-08-29T19:41:00Z">
        <w:r w:rsidRPr="00BF4494" w:rsidDel="001E6B8A">
          <w:rPr>
            <w:color w:val="000000"/>
          </w:rPr>
          <w:delText xml:space="preserve">hospital </w:delText>
        </w:r>
      </w:del>
      <w:r w:rsidRPr="00BF4494">
        <w:rPr>
          <w:color w:val="000000"/>
        </w:rPr>
        <w:t xml:space="preserve">admissions </w:t>
      </w:r>
      <w:del w:id="45" w:author="Brian Locke" w:date="2026-08-29T13:41:00Z" w16du:dateUtc="2026-08-29T19:41:00Z">
        <w:r w:rsidRPr="00BF4494" w:rsidDel="001E6B8A">
          <w:rPr>
            <w:color w:val="000000"/>
          </w:rPr>
          <w:delText>linked to an</w:delText>
        </w:r>
      </w:del>
      <w:ins w:id="46" w:author="Brian Locke" w:date="2026-08-29T13:41:00Z" w16du:dateUtc="2026-08-29T19:41:00Z">
        <w:r w:rsidR="001E6B8A">
          <w:rPr>
            <w:color w:val="000000"/>
          </w:rPr>
          <w:t>occurring after</w:t>
        </w:r>
      </w:ins>
      <w:r w:rsidRPr="00BF4494">
        <w:rPr>
          <w:color w:val="000000"/>
        </w:rPr>
        <w:t xml:space="preserve"> emergency department </w:t>
      </w:r>
      <w:r w:rsidR="009C648C">
        <w:rPr>
          <w:color w:val="000000"/>
        </w:rPr>
        <w:t xml:space="preserve">(ED) </w:t>
      </w:r>
      <w:r w:rsidRPr="00BF4494">
        <w:rPr>
          <w:color w:val="000000"/>
        </w:rPr>
        <w:t xml:space="preserve">presentation </w:t>
      </w:r>
      <w:del w:id="47" w:author="Brian Locke" w:date="2026-08-29T13:41:00Z" w16du:dateUtc="2026-08-29T19:41:00Z">
        <w:r w:rsidRPr="00BF4494" w:rsidDel="001E6B8A">
          <w:rPr>
            <w:color w:val="000000"/>
          </w:rPr>
          <w:delText>from 2</w:delText>
        </w:r>
      </w:del>
      <w:ins w:id="48" w:author="Brian Locke" w:date="2026-08-29T13:41:00Z" w16du:dateUtc="2026-08-29T19:41:00Z">
        <w:r w:rsidR="001E6B8A">
          <w:rPr>
            <w:color w:val="000000"/>
          </w:rPr>
          <w:t>from 2</w:t>
        </w:r>
      </w:ins>
      <w:r w:rsidRPr="00BF4494">
        <w:rPr>
          <w:color w:val="000000"/>
        </w:rPr>
        <w:t>011</w:t>
      </w:r>
      <w:del w:id="49" w:author="Brian Locke" w:date="2026-08-29T13:41:00Z" w16du:dateUtc="2026-08-29T19:41:00Z">
        <w:r w:rsidRPr="00BF4494" w:rsidDel="001E6B8A">
          <w:rPr>
            <w:color w:val="000000"/>
          </w:rPr>
          <w:delText xml:space="preserve"> through </w:delText>
        </w:r>
      </w:del>
      <w:ins w:id="50" w:author="Brian Locke" w:date="2026-08-29T13:41:00Z" w16du:dateUtc="2026-08-29T19:41:00Z">
        <w:r w:rsidR="001E6B8A">
          <w:rPr>
            <w:color w:val="000000"/>
          </w:rPr>
          <w:t>-</w:t>
        </w:r>
      </w:ins>
      <w:r w:rsidRPr="00BF4494">
        <w:rPr>
          <w:color w:val="000000"/>
        </w:rPr>
        <w:t xml:space="preserve">2019. Admissions were included if the triage chief complaint was </w:t>
      </w:r>
      <w:del w:id="51" w:author="Brian Locke" w:date="2026-08-29T13:41:00Z" w16du:dateUtc="2026-08-29T19:41:00Z">
        <w:r w:rsidRPr="00BF4494" w:rsidDel="001E6B8A">
          <w:rPr>
            <w:color w:val="000000"/>
          </w:rPr>
          <w:delText>not missing</w:delText>
        </w:r>
      </w:del>
      <w:ins w:id="52" w:author="Brian Locke" w:date="2026-08-29T13:41:00Z" w16du:dateUtc="2026-08-29T19:41:00Z">
        <w:r w:rsidR="001E6B8A">
          <w:rPr>
            <w:color w:val="000000"/>
          </w:rPr>
          <w:t>available</w:t>
        </w:r>
      </w:ins>
      <w:r w:rsidRPr="00BF4494">
        <w:rPr>
          <w:color w:val="000000"/>
        </w:rPr>
        <w:t xml:space="preserve"> and at least one </w:t>
      </w:r>
      <w:del w:id="53" w:author="Brian Locke" w:date="2026-08-29T13:42:00Z" w16du:dateUtc="2026-08-29T19:42:00Z">
        <w:r w:rsidRPr="00BF4494" w:rsidDel="001E6B8A">
          <w:rPr>
            <w:color w:val="000000"/>
          </w:rPr>
          <w:delText xml:space="preserve">prespecified </w:delText>
        </w:r>
      </w:del>
      <w:r w:rsidRPr="00BF4494">
        <w:rPr>
          <w:color w:val="000000"/>
        </w:rPr>
        <w:t xml:space="preserve">criterion for hypercapnia was met: an </w:t>
      </w:r>
      <w:r w:rsidR="00673198" w:rsidRPr="00673198">
        <w:rPr>
          <w:color w:val="000000"/>
        </w:rPr>
        <w:t>International Classification of Diseases</w:t>
      </w:r>
      <w:r w:rsidR="00673198">
        <w:rPr>
          <w:color w:val="000000"/>
        </w:rPr>
        <w:t xml:space="preserve"> </w:t>
      </w:r>
      <w:del w:id="54" w:author="Brian Locke" w:date="2026-08-29T13:42:00Z" w16du:dateUtc="2026-08-29T19:42:00Z">
        <w:r w:rsidR="00673198" w:rsidDel="001E6B8A">
          <w:rPr>
            <w:color w:val="000000"/>
          </w:rPr>
          <w:delText>(</w:delText>
        </w:r>
        <w:r w:rsidRPr="00BF4494" w:rsidDel="001E6B8A">
          <w:rPr>
            <w:color w:val="000000"/>
          </w:rPr>
          <w:delText>ICD</w:delText>
        </w:r>
        <w:r w:rsidR="00673198" w:rsidDel="001E6B8A">
          <w:rPr>
            <w:color w:val="000000"/>
          </w:rPr>
          <w:delText>)</w:delText>
        </w:r>
        <w:r w:rsidRPr="00BF4494" w:rsidDel="001E6B8A">
          <w:rPr>
            <w:color w:val="000000"/>
          </w:rPr>
          <w:delText xml:space="preserve"> </w:delText>
        </w:r>
      </w:del>
      <w:r w:rsidRPr="00BF4494">
        <w:rPr>
          <w:color w:val="000000"/>
        </w:rPr>
        <w:t>code for hypercapnic respiratory failure or obesity hypoventilation syndrome,</w:t>
      </w:r>
      <w:ins w:id="55" w:author="Brian Locke" w:date="2026-08-29T13:42:00Z" w16du:dateUtc="2026-08-29T19:42:00Z">
        <w:r w:rsidR="001E6B8A">
          <w:rPr>
            <w:color w:val="000000"/>
          </w:rPr>
          <w:t xml:space="preserve"> an </w:t>
        </w:r>
      </w:ins>
      <w:del w:id="56" w:author="Brian Locke" w:date="2026-08-29T13:42:00Z" w16du:dateUtc="2026-08-29T19:42:00Z">
        <w:r w:rsidRPr="00BF4494" w:rsidDel="001E6B8A">
          <w:rPr>
            <w:color w:val="000000"/>
          </w:rPr>
          <w:delText xml:space="preserve"> </w:delText>
        </w:r>
      </w:del>
      <w:r w:rsidRPr="00BF4494">
        <w:rPr>
          <w:color w:val="000000"/>
        </w:rPr>
        <w:t xml:space="preserve">arterial blood gas </w:t>
      </w:r>
      <w:r w:rsidR="00673198">
        <w:rPr>
          <w:color w:val="000000"/>
        </w:rPr>
        <w:t xml:space="preserve">(ABG) </w:t>
      </w:r>
      <w:r w:rsidRPr="00BF4494">
        <w:rPr>
          <w:color w:val="000000"/>
        </w:rPr>
        <w:t>PCO₂ ≥</w:t>
      </w:r>
      <w:ins w:id="57" w:author="Brian Locke" w:date="2026-08-29T13:42:00Z" w16du:dateUtc="2026-08-29T19:42:00Z">
        <w:r w:rsidR="001E6B8A">
          <w:rPr>
            <w:color w:val="000000"/>
          </w:rPr>
          <w:t xml:space="preserve"> </w:t>
        </w:r>
      </w:ins>
      <w:r w:rsidRPr="00BF4494">
        <w:rPr>
          <w:color w:val="000000"/>
        </w:rPr>
        <w:t xml:space="preserve">45 </w:t>
      </w:r>
      <w:r w:rsidRPr="00BF4494">
        <w:rPr>
          <w:color w:val="000000"/>
        </w:rPr>
        <w:lastRenderedPageBreak/>
        <w:t xml:space="preserve">mmHg, </w:t>
      </w:r>
      <w:ins w:id="58" w:author="Brian Locke" w:date="2026-08-29T13:42:00Z" w16du:dateUtc="2026-08-29T19:42:00Z">
        <w:r w:rsidR="001E6B8A">
          <w:rPr>
            <w:color w:val="000000"/>
          </w:rPr>
          <w:t xml:space="preserve">a </w:t>
        </w:r>
      </w:ins>
      <w:r w:rsidRPr="00BF4494">
        <w:rPr>
          <w:color w:val="000000"/>
        </w:rPr>
        <w:t>venous blood gas</w:t>
      </w:r>
      <w:r w:rsidR="00673198">
        <w:rPr>
          <w:color w:val="000000"/>
        </w:rPr>
        <w:t xml:space="preserve"> (VBG)</w:t>
      </w:r>
      <w:r w:rsidRPr="00BF4494">
        <w:rPr>
          <w:color w:val="000000"/>
        </w:rPr>
        <w:t xml:space="preserve"> PCO₂ ≥50 mmHg, or </w:t>
      </w:r>
      <w:ins w:id="59" w:author="Brian Locke" w:date="2026-08-29T13:42:00Z" w16du:dateUtc="2026-08-29T19:42:00Z">
        <w:r w:rsidR="001E6B8A">
          <w:rPr>
            <w:color w:val="000000"/>
          </w:rPr>
          <w:t>a</w:t>
        </w:r>
      </w:ins>
      <w:ins w:id="60" w:author="Brian Locke" w:date="2026-08-29T13:43:00Z" w16du:dateUtc="2026-08-29T19:43:00Z">
        <w:r w:rsidR="001E6B8A">
          <w:rPr>
            <w:color w:val="000000"/>
          </w:rPr>
          <w:t xml:space="preserve">n </w:t>
        </w:r>
      </w:ins>
      <w:r w:rsidRPr="00BF4494">
        <w:rPr>
          <w:color w:val="000000"/>
        </w:rPr>
        <w:t xml:space="preserve">indeterminate-source blood gas PCO₂ ≥50 mmHg. </w:t>
      </w:r>
      <w:r w:rsidR="00734D08" w:rsidRPr="00734D08">
        <w:rPr>
          <w:color w:val="000000"/>
        </w:rPr>
        <w:t xml:space="preserve">Triage </w:t>
      </w:r>
      <w:del w:id="61" w:author="Brian Locke" w:date="2026-08-29T13:43:00Z" w16du:dateUtc="2026-08-29T19:43:00Z">
        <w:r w:rsidR="00734D08" w:rsidRPr="00734D08" w:rsidDel="001E6B8A">
          <w:rPr>
            <w:color w:val="000000"/>
          </w:rPr>
          <w:delText xml:space="preserve">chief-complaint </w:delText>
        </w:r>
      </w:del>
      <w:r w:rsidR="00734D08" w:rsidRPr="00734D08">
        <w:rPr>
          <w:color w:val="000000"/>
        </w:rPr>
        <w:t xml:space="preserve">text was classified into 17 </w:t>
      </w:r>
      <w:ins w:id="62" w:author="Brian Locke" w:date="2026-08-29T13:43:00Z" w16du:dateUtc="2026-08-29T19:43:00Z">
        <w:r w:rsidR="001E6B8A">
          <w:rPr>
            <w:color w:val="000000"/>
          </w:rPr>
          <w:t xml:space="preserve">prespecified categorized derived from </w:t>
        </w:r>
      </w:ins>
      <w:r w:rsidR="00734D08" w:rsidRPr="00734D08">
        <w:rPr>
          <w:color w:val="000000"/>
        </w:rPr>
        <w:t xml:space="preserve">National Hospital Ambulatory Medical Care Survey reason-for-visit (RFV) categories using a multi-label, embedding-based </w:t>
      </w:r>
      <w:r w:rsidR="00734D08">
        <w:rPr>
          <w:color w:val="000000"/>
        </w:rPr>
        <w:t>natural language processing (</w:t>
      </w:r>
      <w:r w:rsidR="00734D08" w:rsidRPr="00734D08">
        <w:rPr>
          <w:color w:val="000000"/>
        </w:rPr>
        <w:t>NLP</w:t>
      </w:r>
      <w:r w:rsidR="00734D08">
        <w:rPr>
          <w:color w:val="000000"/>
        </w:rPr>
        <w:t>)</w:t>
      </w:r>
      <w:r w:rsidR="00734D08" w:rsidRPr="00734D08">
        <w:rPr>
          <w:color w:val="000000"/>
        </w:rPr>
        <w:t xml:space="preserve"> approac</w:t>
      </w:r>
      <w:r w:rsidR="00734D08">
        <w:rPr>
          <w:color w:val="000000"/>
        </w:rPr>
        <w:t>h</w:t>
      </w:r>
      <w:r w:rsidR="00734D08" w:rsidRPr="00734D08">
        <w:rPr>
          <w:color w:val="000000"/>
        </w:rPr>
        <w:t>.</w:t>
      </w:r>
      <w:r w:rsidRPr="00BF4494">
        <w:rPr>
          <w:color w:val="000000"/>
        </w:rPr>
        <w:t xml:space="preserve"> Primary analyses estimated admission-level </w:t>
      </w:r>
      <w:del w:id="63" w:author="Brian Locke" w:date="2026-08-29T13:43:00Z" w16du:dateUtc="2026-08-29T19:43:00Z">
        <w:r w:rsidRPr="00BF4494" w:rsidDel="001E6B8A">
          <w:rPr>
            <w:color w:val="000000"/>
          </w:rPr>
          <w:delText>RFV c</w:delText>
        </w:r>
      </w:del>
      <w:ins w:id="64" w:author="Brian Locke" w:date="2026-08-29T13:43:00Z" w16du:dateUtc="2026-08-29T19:43:00Z">
        <w:r w:rsidR="001E6B8A">
          <w:rPr>
            <w:color w:val="000000"/>
          </w:rPr>
          <w:t>c</w:t>
        </w:r>
      </w:ins>
      <w:r w:rsidRPr="00BF4494">
        <w:rPr>
          <w:color w:val="000000"/>
        </w:rPr>
        <w:t xml:space="preserve">ategory prevalences; secondary analyses compared distributions by </w:t>
      </w:r>
      <w:del w:id="65" w:author="Brian Locke" w:date="2026-08-29T13:44:00Z" w16du:dateUtc="2026-08-29T19:44:00Z">
        <w:r w:rsidRPr="00BF4494" w:rsidDel="001E6B8A">
          <w:rPr>
            <w:color w:val="000000"/>
          </w:rPr>
          <w:delText xml:space="preserve">overlapping </w:delText>
        </w:r>
      </w:del>
      <w:r w:rsidRPr="00BF4494">
        <w:rPr>
          <w:color w:val="000000"/>
        </w:rPr>
        <w:t xml:space="preserve">ascertainment indicator, age, </w:t>
      </w:r>
      <w:del w:id="66" w:author="Brian Locke" w:date="2026-08-29T13:44:00Z" w16du:dateUtc="2026-08-29T19:44:00Z">
        <w:r w:rsidR="00115FD2" w:rsidDel="001E6B8A">
          <w:rPr>
            <w:color w:val="000000"/>
          </w:rPr>
          <w:delText xml:space="preserve">and </w:delText>
        </w:r>
      </w:del>
      <w:r w:rsidRPr="00BF4494">
        <w:rPr>
          <w:color w:val="000000"/>
        </w:rPr>
        <w:t>acidemia</w:t>
      </w:r>
      <w:ins w:id="67" w:author="Brian Locke" w:date="2026-08-29T13:44:00Z" w16du:dateUtc="2026-08-29T19:44:00Z">
        <w:r w:rsidR="001E6B8A">
          <w:rPr>
            <w:color w:val="000000"/>
          </w:rPr>
          <w:t xml:space="preserve">, blood gas timing, and whether invasive mechanical ventilation </w:t>
        </w:r>
      </w:ins>
      <w:ins w:id="68" w:author="Brian Locke" w:date="2026-08-29T17:42:00Z" w16du:dateUtc="2026-08-29T23:42:00Z">
        <w:r w:rsidR="003F4840">
          <w:rPr>
            <w:color w:val="000000"/>
          </w:rPr>
          <w:t xml:space="preserve">(IMV) </w:t>
        </w:r>
      </w:ins>
      <w:ins w:id="69" w:author="Brian Locke" w:date="2026-08-29T13:44:00Z" w16du:dateUtc="2026-08-29T19:44:00Z">
        <w:r w:rsidR="001E6B8A">
          <w:rPr>
            <w:color w:val="000000"/>
          </w:rPr>
          <w:t>preceded the qualifying blood gas</w:t>
        </w:r>
      </w:ins>
      <w:r w:rsidRPr="00BF4494">
        <w:rPr>
          <w:color w:val="000000"/>
        </w:rPr>
        <w:t>.</w:t>
      </w:r>
    </w:p>
    <w:p w14:paraId="226F3821" w14:textId="77777777" w:rsidR="00ED3757" w:rsidRDefault="00E176E2" w:rsidP="00E176E2">
      <w:pPr>
        <w:spacing w:before="100" w:beforeAutospacing="1" w:after="100" w:afterAutospacing="1" w:line="480" w:lineRule="auto"/>
        <w:rPr>
          <w:b/>
          <w:bCs/>
          <w:color w:val="000000"/>
        </w:rPr>
      </w:pPr>
      <w:r>
        <w:rPr>
          <w:b/>
          <w:bCs/>
          <w:color w:val="000000"/>
        </w:rPr>
        <w:t>Results</w:t>
      </w:r>
    </w:p>
    <w:p w14:paraId="4FE50832" w14:textId="4FB20234" w:rsidR="00E176E2" w:rsidRPr="00ED3757" w:rsidRDefault="00BF4494" w:rsidP="00E176E2">
      <w:pPr>
        <w:spacing w:before="100" w:beforeAutospacing="1" w:after="100" w:afterAutospacing="1" w:line="480" w:lineRule="auto"/>
        <w:rPr>
          <w:color w:val="000000"/>
        </w:rPr>
      </w:pPr>
      <w:r w:rsidRPr="00BF4494">
        <w:rPr>
          <w:color w:val="000000"/>
        </w:rPr>
        <w:t>The</w:t>
      </w:r>
      <w:ins w:id="70" w:author="Brian Locke" w:date="2026-08-29T13:48:00Z" w16du:dateUtc="2026-08-29T19:48:00Z">
        <w:r w:rsidR="001E6B8A">
          <w:rPr>
            <w:color w:val="000000"/>
          </w:rPr>
          <w:t xml:space="preserve"> </w:t>
        </w:r>
      </w:ins>
      <w:del w:id="71" w:author="Brian Locke" w:date="2026-08-29T13:47:00Z" w16du:dateUtc="2026-08-29T19:47:00Z">
        <w:r w:rsidRPr="00BF4494" w:rsidDel="001E6B8A">
          <w:rPr>
            <w:color w:val="000000"/>
          </w:rPr>
          <w:delText xml:space="preserve"> total </w:delText>
        </w:r>
      </w:del>
      <w:r w:rsidRPr="00BF4494">
        <w:rPr>
          <w:color w:val="000000"/>
        </w:rPr>
        <w:t>cohort included 11,941 admissions</w:t>
      </w:r>
      <w:ins w:id="72" w:author="Brian Locke" w:date="2026-08-29T13:47:00Z" w16du:dateUtc="2026-08-29T19:47:00Z">
        <w:r w:rsidR="001E6B8A">
          <w:rPr>
            <w:color w:val="000000"/>
          </w:rPr>
          <w:t xml:space="preserve"> from 9,505 patients</w:t>
        </w:r>
      </w:ins>
      <w:r w:rsidRPr="00BF4494">
        <w:rPr>
          <w:color w:val="000000"/>
        </w:rPr>
        <w:t>: 1,542 (12.9%) met both blood-gas and ICD-code criteria, 9,958 (83.4%) met blood-gas criteria only, and 441 (3.7%) met ICD-code criteria only</w:t>
      </w:r>
      <w:r>
        <w:rPr>
          <w:color w:val="000000"/>
        </w:rPr>
        <w:t>.</w:t>
      </w:r>
      <w:r w:rsidRPr="00BF4494">
        <w:rPr>
          <w:color w:val="000000"/>
        </w:rPr>
        <w:t xml:space="preserve"> </w:t>
      </w:r>
      <w:r w:rsidR="00E176E2" w:rsidRPr="00BF4494">
        <w:rPr>
          <w:color w:val="000000"/>
        </w:rPr>
        <w:t xml:space="preserve">Median age </w:t>
      </w:r>
      <w:del w:id="73" w:author="Brian Locke" w:date="2026-08-29T13:48:00Z" w16du:dateUtc="2026-08-29T19:48:00Z">
        <w:r w:rsidR="00E176E2" w:rsidRPr="00BF4494" w:rsidDel="001E6B8A">
          <w:rPr>
            <w:color w:val="000000"/>
          </w:rPr>
          <w:delText xml:space="preserve">at admission </w:delText>
        </w:r>
      </w:del>
      <w:r w:rsidR="00E176E2" w:rsidRPr="00BF4494">
        <w:rPr>
          <w:color w:val="000000"/>
        </w:rPr>
        <w:t xml:space="preserve">was 68 years (IQR 56–78), and 6,423 admissions (53.8%) were for male patients. Respiratory RFV categories were most </w:t>
      </w:r>
      <w:del w:id="74" w:author="Brian Locke" w:date="2026-08-29T13:49:00Z" w16du:dateUtc="2026-08-29T19:49:00Z">
        <w:r w:rsidR="00E176E2" w:rsidRPr="00BF4494" w:rsidDel="001E6B8A">
          <w:rPr>
            <w:color w:val="000000"/>
          </w:rPr>
          <w:delText xml:space="preserve">prevalent </w:delText>
        </w:r>
      </w:del>
      <w:ins w:id="75" w:author="Brian Locke" w:date="2026-08-29T13:49:00Z" w16du:dateUtc="2026-08-29T19:49:00Z">
        <w:r w:rsidR="001E6B8A">
          <w:rPr>
            <w:color w:val="000000"/>
          </w:rPr>
          <w:t>common</w:t>
        </w:r>
        <w:r w:rsidR="001E6B8A" w:rsidRPr="00BF4494">
          <w:rPr>
            <w:color w:val="000000"/>
          </w:rPr>
          <w:t xml:space="preserve"> </w:t>
        </w:r>
      </w:ins>
      <w:r w:rsidR="00E176E2" w:rsidRPr="00BF4494">
        <w:rPr>
          <w:color w:val="000000"/>
        </w:rPr>
        <w:t>(30.2%), followed by administrative reasons (17.5%), digestive symptoms (14.0%), injuries and adverse effects (14.0%), and nervous-system symptoms (13.8%); categories were not mutually exclusive. Respiratory categories were more common in ICD-positive admissions (50.2%) than in VBG-</w:t>
      </w:r>
      <w:del w:id="76" w:author="Brian Locke" w:date="2026-08-29T13:49:00Z" w16du:dateUtc="2026-08-29T19:49:00Z">
        <w:r w:rsidR="00E176E2" w:rsidRPr="00BF4494" w:rsidDel="001E6B8A">
          <w:rPr>
            <w:color w:val="000000"/>
          </w:rPr>
          <w:delText xml:space="preserve">defined </w:delText>
        </w:r>
      </w:del>
      <w:ins w:id="77" w:author="Brian Locke" w:date="2026-08-29T13:49:00Z" w16du:dateUtc="2026-08-29T19:49:00Z">
        <w:r w:rsidR="001E6B8A">
          <w:rPr>
            <w:color w:val="000000"/>
          </w:rPr>
          <w:t xml:space="preserve">positive </w:t>
        </w:r>
      </w:ins>
      <w:r w:rsidR="00E176E2" w:rsidRPr="00BF4494">
        <w:rPr>
          <w:color w:val="000000"/>
        </w:rPr>
        <w:t>(36.3%) or ABG-</w:t>
      </w:r>
      <w:del w:id="78" w:author="Brian Locke" w:date="2026-08-29T13:50:00Z" w16du:dateUtc="2026-08-29T19:50:00Z">
        <w:r w:rsidR="00E176E2" w:rsidRPr="00BF4494" w:rsidDel="001E6B8A">
          <w:rPr>
            <w:color w:val="000000"/>
          </w:rPr>
          <w:delText xml:space="preserve">defined </w:delText>
        </w:r>
      </w:del>
      <w:ins w:id="79" w:author="Brian Locke" w:date="2026-08-29T13:50:00Z" w16du:dateUtc="2026-08-29T19:50:00Z">
        <w:r w:rsidR="001E6B8A">
          <w:rPr>
            <w:color w:val="000000"/>
          </w:rPr>
          <w:t>positive</w:t>
        </w:r>
        <w:r w:rsidR="001E6B8A" w:rsidRPr="00BF4494">
          <w:rPr>
            <w:color w:val="000000"/>
          </w:rPr>
          <w:t xml:space="preserve"> </w:t>
        </w:r>
      </w:ins>
      <w:r w:rsidR="00E176E2" w:rsidRPr="00BF4494">
        <w:rPr>
          <w:color w:val="000000"/>
        </w:rPr>
        <w:t>admissions (27.3%).</w:t>
      </w:r>
      <w:ins w:id="80" w:author="Brian Locke" w:date="2026-08-29T17:38:00Z" w16du:dateUtc="2026-08-29T23:38:00Z">
        <w:r w:rsidR="003F4840">
          <w:rPr>
            <w:color w:val="000000"/>
          </w:rPr>
          <w:t xml:space="preserve"> </w:t>
        </w:r>
      </w:ins>
      <w:ins w:id="81" w:author="Brian Locke" w:date="2026-08-29T17:38:00Z">
        <w:r w:rsidR="003F4840" w:rsidRPr="003F4840">
          <w:rPr>
            <w:color w:val="000000"/>
          </w:rPr>
          <w:t>Respiratory presentations decreased with worsening acidemia (33.6% at pH ≥7.35 vs 23.6% at pH &lt;7.25) and were least common when IMV preceded the qualifying gas (20.7% vs 26.6%–35.9% otherwise).</w:t>
        </w:r>
      </w:ins>
      <w:r w:rsidR="00E176E2" w:rsidRPr="0038590A">
        <w:rPr>
          <w:color w:val="000000"/>
        </w:rPr>
        <w:t xml:space="preserve"> </w:t>
      </w:r>
      <w:del w:id="82" w:author="Brian Locke" w:date="2026-08-29T13:50:00Z" w16du:dateUtc="2026-08-29T19:50:00Z">
        <w:r w:rsidR="00E176E2" w:rsidRPr="0038590A" w:rsidDel="001E6B8A">
          <w:rPr>
            <w:color w:val="000000"/>
          </w:rPr>
          <w:delText xml:space="preserve">Injuries and adverse effects were most prevalent among admissions for patients aged 18–39 years (34.4%), whereas respiratory categories increased from 13.7% among admissions for patients aged 18–39 years to 36.5% among admissions for patients aged ≥80 years. </w:delText>
        </w:r>
      </w:del>
      <w:r w:rsidR="00E176E2" w:rsidRPr="0038590A">
        <w:rPr>
          <w:color w:val="000000"/>
        </w:rPr>
        <w:t xml:space="preserve">NLP-derived classifications </w:t>
      </w:r>
      <w:ins w:id="83" w:author="Brian Locke" w:date="2026-08-29T13:50:00Z" w16du:dateUtc="2026-08-29T19:50:00Z">
        <w:r w:rsidR="001E6B8A">
          <w:rPr>
            <w:color w:val="000000"/>
          </w:rPr>
          <w:t>had a</w:t>
        </w:r>
      </w:ins>
      <w:del w:id="84" w:author="Brian Locke" w:date="2026-08-29T13:50:00Z" w16du:dateUtc="2026-08-29T19:50:00Z">
        <w:r w:rsidR="00E176E2" w:rsidRPr="0038590A" w:rsidDel="001E6B8A">
          <w:rPr>
            <w:color w:val="000000"/>
          </w:rPr>
          <w:delText>showed</w:delText>
        </w:r>
      </w:del>
      <w:r w:rsidR="00E176E2" w:rsidRPr="0038590A">
        <w:rPr>
          <w:color w:val="000000"/>
        </w:rPr>
        <w:t xml:space="preserve"> mean set-F1 of 0.84 against adjudicated clinician labels in </w:t>
      </w:r>
      <w:ins w:id="85" w:author="Brian Locke" w:date="2026-08-29T13:51:00Z" w16du:dateUtc="2026-08-29T19:51:00Z">
        <w:r w:rsidR="006E2602">
          <w:rPr>
            <w:color w:val="000000"/>
          </w:rPr>
          <w:t xml:space="preserve">160 </w:t>
        </w:r>
      </w:ins>
      <w:del w:id="86" w:author="Brian Locke" w:date="2026-08-29T13:51:00Z" w16du:dateUtc="2026-08-29T19:51:00Z">
        <w:r w:rsidR="00E176E2" w:rsidRPr="0038590A" w:rsidDel="006E2602">
          <w:rPr>
            <w:color w:val="000000"/>
          </w:rPr>
          <w:delText xml:space="preserve">the full annotated </w:delText>
        </w:r>
      </w:del>
      <w:r w:rsidR="00E176E2" w:rsidRPr="0038590A">
        <w:rPr>
          <w:color w:val="000000"/>
        </w:rPr>
        <w:t xml:space="preserve">benchmark </w:t>
      </w:r>
      <w:ins w:id="87" w:author="Brian Locke" w:date="2026-08-29T13:51:00Z" w16du:dateUtc="2026-08-29T19:51:00Z">
        <w:r w:rsidR="006E2602">
          <w:rPr>
            <w:color w:val="000000"/>
          </w:rPr>
          <w:t>encounters</w:t>
        </w:r>
      </w:ins>
      <w:del w:id="88" w:author="Brian Locke" w:date="2026-08-29T13:51:00Z" w16du:dateUtc="2026-08-29T19:51:00Z">
        <w:r w:rsidR="00E176E2" w:rsidRPr="0038590A" w:rsidDel="006E2602">
          <w:rPr>
            <w:color w:val="000000"/>
          </w:rPr>
          <w:delText>sample</w:delText>
        </w:r>
      </w:del>
      <w:r w:rsidR="00E176E2" w:rsidRPr="0038590A">
        <w:rPr>
          <w:color w:val="000000"/>
        </w:rPr>
        <w:t>.</w:t>
      </w:r>
    </w:p>
    <w:p w14:paraId="12C25476" w14:textId="77777777" w:rsidR="00ED3757" w:rsidRPr="0038590A" w:rsidRDefault="00E176E2" w:rsidP="00E176E2">
      <w:pPr>
        <w:spacing w:before="100" w:beforeAutospacing="1" w:after="100" w:afterAutospacing="1" w:line="480" w:lineRule="auto"/>
        <w:rPr>
          <w:b/>
          <w:bCs/>
        </w:rPr>
      </w:pPr>
      <w:r w:rsidRPr="0038590A">
        <w:rPr>
          <w:b/>
          <w:bCs/>
        </w:rPr>
        <w:t>Conclusions</w:t>
      </w:r>
    </w:p>
    <w:p w14:paraId="456A7E40" w14:textId="637E6090" w:rsidR="002268F1" w:rsidRPr="005F5C0F" w:rsidRDefault="006E2602" w:rsidP="00E176E2">
      <w:pPr>
        <w:spacing w:before="100" w:beforeAutospacing="1" w:after="100" w:afterAutospacing="1" w:line="480" w:lineRule="auto"/>
        <w:rPr>
          <w:ins w:id="89" w:author="Brian Locke" w:date="2026-06-29T06:57:00Z"/>
          <w:color w:val="000000"/>
        </w:rPr>
      </w:pPr>
      <w:ins w:id="90" w:author="Brian Locke" w:date="2026-08-29T13:54:00Z" w16du:dateUtc="2026-08-29T19:54:00Z">
        <w:r>
          <w:lastRenderedPageBreak/>
          <w:t>Respiratory</w:t>
        </w:r>
      </w:ins>
      <w:ins w:id="91" w:author="Brian Locke" w:date="2026-08-29T13:53:00Z" w16du:dateUtc="2026-08-29T19:53:00Z">
        <w:r>
          <w:t xml:space="preserve"> concern</w:t>
        </w:r>
      </w:ins>
      <w:ins w:id="92" w:author="Brian Locke" w:date="2026-08-29T13:54:00Z" w16du:dateUtc="2026-08-29T19:54:00Z">
        <w:r>
          <w:t xml:space="preserve">s were the most common presenting </w:t>
        </w:r>
      </w:ins>
      <w:ins w:id="93" w:author="Brian Locke" w:date="2026-08-29T14:03:00Z" w16du:dateUtc="2026-08-29T20:03:00Z">
        <w:r w:rsidR="00D3063A">
          <w:t>category but</w:t>
        </w:r>
      </w:ins>
      <w:ins w:id="94" w:author="Brian Locke" w:date="2026-08-29T13:54:00Z" w16du:dateUtc="2026-08-29T19:54:00Z">
        <w:r>
          <w:t xml:space="preserve"> accounted for fewer than one-third of admissions meeting physiologic or administrative criteria for hypercapnia. </w:t>
        </w:r>
      </w:ins>
      <w:ins w:id="95" w:author="Brian Locke" w:date="2026-08-29T14:02:00Z" w16du:dateUtc="2026-08-29T20:02:00Z">
        <w:r w:rsidR="00D3063A">
          <w:t>Prevalence</w:t>
        </w:r>
      </w:ins>
      <w:ins w:id="96" w:author="Brian Locke" w:date="2026-08-29T13:56:00Z" w16du:dateUtc="2026-08-29T19:56:00Z">
        <w:r>
          <w:t xml:space="preserve"> varied by </w:t>
        </w:r>
      </w:ins>
      <w:ins w:id="97" w:author="Brian Locke" w:date="2026-08-29T14:02:00Z" w16du:dateUtc="2026-08-29T20:02:00Z">
        <w:r w:rsidR="00D3063A">
          <w:t xml:space="preserve">the characteristics of the patient, hospital course, and acid-base status, suggesting the </w:t>
        </w:r>
      </w:ins>
      <w:del w:id="98" w:author="Brian Locke" w:date="2026-08-29T13:55:00Z" w16du:dateUtc="2026-08-29T19:55:00Z">
        <w:r w:rsidR="002268F1" w:rsidRPr="002268F1" w:rsidDel="006E2602">
          <w:delText xml:space="preserve">Among ED-linked admissions with </w:delText>
        </w:r>
        <w:r w:rsidR="00E348B0" w:rsidDel="006E2602">
          <w:delText>hypercapnia by diagnosis code, blood gas, or both</w:delText>
        </w:r>
        <w:r w:rsidR="002268F1" w:rsidRPr="002268F1" w:rsidDel="006E2602">
          <w:delText xml:space="preserve">, respiratory complaints were the most common chief-complaint category but represented fewer than one-third of admissions. </w:delText>
        </w:r>
      </w:del>
      <w:del w:id="99" w:author="Brian Locke" w:date="2026-08-29T14:02:00Z" w16du:dateUtc="2026-08-29T20:02:00Z">
        <w:r w:rsidR="00E348B0" w:rsidRPr="00E348B0" w:rsidDel="00D3063A">
          <w:delText>P</w:delText>
        </w:r>
      </w:del>
      <w:ins w:id="100" w:author="Brian Locke" w:date="2026-08-29T14:02:00Z" w16du:dateUtc="2026-08-29T20:02:00Z">
        <w:r w:rsidR="00D3063A">
          <w:t>p</w:t>
        </w:r>
      </w:ins>
      <w:r w:rsidR="00E348B0" w:rsidRPr="00E348B0">
        <w:t>resentation context should be incorporated when defining</w:t>
      </w:r>
      <w:del w:id="101" w:author="Brian Locke" w:date="2026-08-29T13:55:00Z" w16du:dateUtc="2026-08-29T19:55:00Z">
        <w:r w:rsidR="00E348B0" w:rsidRPr="00E348B0" w:rsidDel="006E2602">
          <w:delText>, comparing,</w:delText>
        </w:r>
      </w:del>
      <w:r w:rsidR="00E348B0" w:rsidRPr="00E348B0">
        <w:t xml:space="preserve"> and interpreting</w:t>
      </w:r>
      <w:ins w:id="102" w:author="Brian Locke" w:date="2026-08-29T13:56:00Z" w16du:dateUtc="2026-08-29T19:56:00Z">
        <w:r>
          <w:t xml:space="preserve"> </w:t>
        </w:r>
      </w:ins>
      <w:ins w:id="103" w:author="Brian Locke" w:date="2026-08-29T14:02:00Z" w16du:dateUtc="2026-08-29T20:02:00Z">
        <w:r w:rsidR="00D3063A">
          <w:t>EHR-</w:t>
        </w:r>
      </w:ins>
      <w:del w:id="104" w:author="Brian Locke" w:date="2026-08-29T14:03:00Z" w16du:dateUtc="2026-08-29T20:03:00Z">
        <w:r w:rsidR="00E348B0" w:rsidRPr="00E348B0" w:rsidDel="00D3063A">
          <w:delText xml:space="preserve"> hypercapnia</w:delText>
        </w:r>
      </w:del>
      <w:ins w:id="105" w:author="Brian Locke" w:date="2026-08-29T14:03:00Z" w16du:dateUtc="2026-08-29T20:03:00Z">
        <w:r w:rsidR="00D3063A">
          <w:t xml:space="preserve">based </w:t>
        </w:r>
        <w:r w:rsidR="00D3063A" w:rsidRPr="00E348B0">
          <w:t>hypercapnia</w:t>
        </w:r>
      </w:ins>
      <w:r w:rsidR="00E348B0" w:rsidRPr="00E348B0">
        <w:t xml:space="preserve"> cohorts</w:t>
      </w:r>
      <w:ins w:id="106" w:author="Brian Locke" w:date="2026-08-29T13:56:00Z" w16du:dateUtc="2026-08-29T19:56:00Z">
        <w:r>
          <w:t>.</w:t>
        </w:r>
      </w:ins>
      <w:del w:id="107" w:author="Brian Locke" w:date="2026-08-29T13:56:00Z" w16du:dateUtc="2026-08-29T19:56:00Z">
        <w:r w:rsidR="00E348B0" w:rsidRPr="00E348B0" w:rsidDel="006E2602">
          <w:delText>, particularly those ascertained by blood-gas criteria</w:delText>
        </w:r>
        <w:r w:rsidR="002268F1" w:rsidRPr="002268F1" w:rsidDel="006E2602">
          <w:delText>.</w:delText>
        </w:r>
      </w:del>
    </w:p>
    <w:p w14:paraId="33647B99" w14:textId="13D8FE21" w:rsidR="00D84167" w:rsidRPr="00D84167" w:rsidRDefault="00D84167" w:rsidP="00E176E2">
      <w:pPr>
        <w:spacing w:before="100" w:beforeAutospacing="1" w:after="100" w:afterAutospacing="1" w:line="480" w:lineRule="auto"/>
        <w:rPr>
          <w:color w:val="000000"/>
        </w:rPr>
      </w:pPr>
      <w:r w:rsidRPr="00D84167">
        <w:rPr>
          <w:b/>
          <w:bCs/>
          <w:color w:val="000000"/>
        </w:rPr>
        <w:t>Trial registration</w:t>
      </w:r>
      <w:r w:rsidRPr="00D84167">
        <w:rPr>
          <w:color w:val="000000"/>
        </w:rPr>
        <w:t>: </w:t>
      </w:r>
      <w:r w:rsidRPr="00D84167">
        <w:rPr>
          <w:i/>
          <w:iCs/>
          <w:color w:val="000000"/>
        </w:rPr>
        <w:t>Not applicable</w:t>
      </w:r>
      <w:del w:id="108" w:author="Brian Locke" w:date="2026-08-29T13:59:00Z" w16du:dateUtc="2026-08-29T19:59:00Z">
        <w:r w:rsidRPr="00D84167" w:rsidDel="006E2602">
          <w:rPr>
            <w:color w:val="000000"/>
          </w:rPr>
          <w:delText> (observational, no intervention)</w:delText>
        </w:r>
      </w:del>
    </w:p>
    <w:p w14:paraId="2218F5C6" w14:textId="76889E7C" w:rsidR="00D84167" w:rsidRPr="00D20819" w:rsidRDefault="00D84167" w:rsidP="00D20819">
      <w:pPr>
        <w:spacing w:before="100" w:beforeAutospacing="1" w:after="100" w:afterAutospacing="1"/>
        <w:rPr>
          <w:color w:val="000000"/>
        </w:rPr>
      </w:pPr>
      <w:r w:rsidRPr="00D84167">
        <w:rPr>
          <w:b/>
          <w:bCs/>
          <w:color w:val="000000"/>
          <w:sz w:val="36"/>
          <w:szCs w:val="36"/>
        </w:rPr>
        <w:t>Keywords (3–10)</w:t>
      </w:r>
    </w:p>
    <w:p w14:paraId="42283B0A" w14:textId="47F4AED8" w:rsidR="00D84167" w:rsidRPr="00D84167" w:rsidRDefault="00D84167" w:rsidP="00F5444E">
      <w:pPr>
        <w:numPr>
          <w:ilvl w:val="0"/>
          <w:numId w:val="3"/>
        </w:numPr>
        <w:spacing w:before="100" w:beforeAutospacing="1" w:after="100" w:afterAutospacing="1"/>
        <w:rPr>
          <w:color w:val="000000"/>
        </w:rPr>
      </w:pPr>
      <w:r w:rsidRPr="00D84167">
        <w:rPr>
          <w:color w:val="000000"/>
        </w:rPr>
        <w:t>Hypercapni</w:t>
      </w:r>
      <w:del w:id="109" w:author="Brian Locke" w:date="2026-08-29T13:59:00Z" w16du:dateUtc="2026-08-29T19:59:00Z">
        <w:r w:rsidRPr="00D84167" w:rsidDel="006E2602">
          <w:rPr>
            <w:color w:val="000000"/>
          </w:rPr>
          <w:delText>c respiratory failure</w:delText>
        </w:r>
      </w:del>
      <w:ins w:id="110" w:author="Brian Locke" w:date="2026-08-29T13:59:00Z" w16du:dateUtc="2026-08-29T19:59:00Z">
        <w:r w:rsidR="006E2602">
          <w:rPr>
            <w:color w:val="000000"/>
          </w:rPr>
          <w:t>a</w:t>
        </w:r>
      </w:ins>
    </w:p>
    <w:p w14:paraId="38D37119" w14:textId="77777777" w:rsidR="00D84167" w:rsidRDefault="00D84167" w:rsidP="00F5444E">
      <w:pPr>
        <w:numPr>
          <w:ilvl w:val="0"/>
          <w:numId w:val="3"/>
        </w:numPr>
        <w:spacing w:before="100" w:beforeAutospacing="1" w:after="100" w:afterAutospacing="1"/>
        <w:rPr>
          <w:ins w:id="111" w:author="Brian Locke" w:date="2026-08-29T13:59:00Z" w16du:dateUtc="2026-08-29T19:59:00Z"/>
          <w:color w:val="000000"/>
        </w:rPr>
      </w:pPr>
      <w:r w:rsidRPr="00D84167">
        <w:rPr>
          <w:color w:val="000000"/>
        </w:rPr>
        <w:t>Natural language processing</w:t>
      </w:r>
    </w:p>
    <w:p w14:paraId="019BBF65" w14:textId="5F115B6C" w:rsidR="006E2602" w:rsidRPr="00D84167" w:rsidRDefault="006E2602" w:rsidP="00F5444E">
      <w:pPr>
        <w:numPr>
          <w:ilvl w:val="0"/>
          <w:numId w:val="3"/>
        </w:numPr>
        <w:spacing w:before="100" w:beforeAutospacing="1" w:after="100" w:afterAutospacing="1"/>
        <w:rPr>
          <w:color w:val="000000"/>
        </w:rPr>
      </w:pPr>
      <w:ins w:id="112" w:author="Brian Locke" w:date="2026-08-29T13:59:00Z" w16du:dateUtc="2026-08-29T19:59:00Z">
        <w:r>
          <w:rPr>
            <w:color w:val="000000"/>
          </w:rPr>
          <w:t>Emergency Department</w:t>
        </w:r>
      </w:ins>
    </w:p>
    <w:p w14:paraId="22A69F08" w14:textId="77777777" w:rsidR="00D84167" w:rsidRDefault="00D84167" w:rsidP="00F5444E">
      <w:pPr>
        <w:numPr>
          <w:ilvl w:val="0"/>
          <w:numId w:val="3"/>
        </w:numPr>
        <w:spacing w:before="100" w:beforeAutospacing="1" w:after="100" w:afterAutospacing="1"/>
        <w:rPr>
          <w:ins w:id="113" w:author="Brian Locke" w:date="2026-08-29T13:59:00Z" w16du:dateUtc="2026-08-29T19:59:00Z"/>
          <w:color w:val="000000"/>
        </w:rPr>
      </w:pPr>
      <w:r w:rsidRPr="00D84167">
        <w:rPr>
          <w:color w:val="000000"/>
        </w:rPr>
        <w:t>Chief complaint</w:t>
      </w:r>
    </w:p>
    <w:p w14:paraId="67484CD1" w14:textId="079A32E9" w:rsidR="006E2602" w:rsidRPr="00D84167" w:rsidRDefault="006E2602" w:rsidP="00F5444E">
      <w:pPr>
        <w:numPr>
          <w:ilvl w:val="0"/>
          <w:numId w:val="3"/>
        </w:numPr>
        <w:spacing w:before="100" w:beforeAutospacing="1" w:after="100" w:afterAutospacing="1"/>
        <w:rPr>
          <w:color w:val="000000"/>
        </w:rPr>
      </w:pPr>
      <w:ins w:id="114" w:author="Brian Locke" w:date="2026-08-29T13:59:00Z" w16du:dateUtc="2026-08-29T19:59:00Z">
        <w:r>
          <w:rPr>
            <w:color w:val="000000"/>
          </w:rPr>
          <w:t>Electronic Health Record</w:t>
        </w:r>
      </w:ins>
    </w:p>
    <w:p w14:paraId="3F1DC8D2" w14:textId="43ABD39D" w:rsidR="00340180" w:rsidRPr="00432000" w:rsidDel="006E2602" w:rsidRDefault="00D84167" w:rsidP="00F204AB">
      <w:pPr>
        <w:numPr>
          <w:ilvl w:val="0"/>
          <w:numId w:val="3"/>
        </w:numPr>
        <w:spacing w:before="100" w:beforeAutospacing="1" w:after="160" w:afterAutospacing="1" w:line="278" w:lineRule="auto"/>
        <w:rPr>
          <w:del w:id="115" w:author="Brian Locke" w:date="2026-08-29T14:00:00Z" w16du:dateUtc="2026-08-29T20:00:00Z"/>
          <w:b/>
          <w:bCs/>
          <w:color w:val="000000"/>
          <w:sz w:val="36"/>
          <w:szCs w:val="36"/>
        </w:rPr>
      </w:pPr>
      <w:r w:rsidRPr="005E5224">
        <w:rPr>
          <w:color w:val="000000"/>
        </w:rPr>
        <w:t>MIMIC-IV</w:t>
      </w:r>
    </w:p>
    <w:p w14:paraId="2F371F4B" w14:textId="77777777" w:rsidR="006E2602" w:rsidRPr="006E2602" w:rsidRDefault="006E2602" w:rsidP="006E2602">
      <w:pPr>
        <w:numPr>
          <w:ilvl w:val="0"/>
          <w:numId w:val="3"/>
        </w:numPr>
        <w:spacing w:before="100" w:beforeAutospacing="1" w:after="160" w:afterAutospacing="1" w:line="278" w:lineRule="auto"/>
        <w:rPr>
          <w:ins w:id="116" w:author="Brian Locke" w:date="2026-08-29T13:59:00Z" w16du:dateUtc="2026-08-29T19:59:00Z"/>
          <w:b/>
          <w:bCs/>
          <w:color w:val="000000"/>
          <w:sz w:val="36"/>
          <w:szCs w:val="36"/>
        </w:rPr>
        <w:pPrChange w:id="117" w:author="Brian Locke" w:date="2026-08-29T14:00:00Z" w16du:dateUtc="2026-08-29T20:00:00Z">
          <w:pPr>
            <w:spacing w:after="160" w:line="278" w:lineRule="auto"/>
          </w:pPr>
        </w:pPrChange>
      </w:pPr>
      <w:ins w:id="118" w:author="Brian Locke" w:date="2026-08-29T13:59:00Z" w16du:dateUtc="2026-08-29T19:59:00Z">
        <w:r w:rsidRPr="006E2602">
          <w:rPr>
            <w:b/>
            <w:bCs/>
            <w:color w:val="000000"/>
            <w:sz w:val="36"/>
            <w:szCs w:val="36"/>
          </w:rPr>
          <w:br w:type="page"/>
        </w:r>
      </w:ins>
    </w:p>
    <w:p w14:paraId="6F6B3EFC" w14:textId="1C6AFD5F" w:rsidR="00D84167" w:rsidRPr="00D84167" w:rsidRDefault="00D84167">
      <w:pPr>
        <w:spacing w:after="160" w:line="278" w:lineRule="auto"/>
        <w:rPr>
          <w:b/>
          <w:bCs/>
          <w:color w:val="000000"/>
          <w:sz w:val="36"/>
          <w:szCs w:val="36"/>
        </w:rPr>
        <w:pPrChange w:id="119" w:author="Reyan Merdad" w:date="2026-08-14T10:25:00Z" w16du:dateUtc="2026-08-14T16:25:00Z">
          <w:pPr>
            <w:spacing w:before="100" w:beforeAutospacing="1" w:after="100" w:afterAutospacing="1"/>
            <w:outlineLvl w:val="1"/>
          </w:pPr>
        </w:pPrChange>
      </w:pPr>
      <w:r w:rsidRPr="00D84167">
        <w:rPr>
          <w:b/>
          <w:bCs/>
          <w:color w:val="000000"/>
          <w:sz w:val="36"/>
          <w:szCs w:val="36"/>
        </w:rPr>
        <w:lastRenderedPageBreak/>
        <w:t>Background</w:t>
      </w:r>
    </w:p>
    <w:p w14:paraId="42512E8A" w14:textId="6FA77AEB" w:rsidR="00EF362D" w:rsidRPr="00EF362D" w:rsidRDefault="00EF362D" w:rsidP="00EF362D">
      <w:pPr>
        <w:spacing w:before="100" w:beforeAutospacing="1" w:after="100" w:afterAutospacing="1" w:line="480" w:lineRule="auto"/>
        <w:rPr>
          <w:color w:val="000000"/>
        </w:rPr>
      </w:pPr>
      <w:r w:rsidRPr="00EF362D">
        <w:rPr>
          <w:color w:val="000000"/>
        </w:rPr>
        <w:t xml:space="preserve">Hypercapnia is a physiologic finding that may </w:t>
      </w:r>
      <w:r w:rsidR="00B361E7">
        <w:rPr>
          <w:color w:val="000000"/>
        </w:rPr>
        <w:t>indicate the presence of</w:t>
      </w:r>
      <w:r w:rsidRPr="00EF362D">
        <w:rPr>
          <w:color w:val="000000"/>
        </w:rPr>
        <w:t xml:space="preserve"> a primary ventilatory </w:t>
      </w:r>
      <w:ins w:id="120" w:author="Brian Locke" w:date="2026-08-29T17:39:00Z" w16du:dateUtc="2026-08-29T23:39:00Z">
        <w:r w:rsidR="003F4840">
          <w:rPr>
            <w:color w:val="000000"/>
          </w:rPr>
          <w:t>disorder</w:t>
        </w:r>
      </w:ins>
      <w:del w:id="121" w:author="Brian Locke" w:date="2026-08-29T17:39:00Z" w16du:dateUtc="2026-08-29T23:39:00Z">
        <w:r w:rsidRPr="00EF362D" w:rsidDel="003F4840">
          <w:rPr>
            <w:color w:val="000000"/>
          </w:rPr>
          <w:delText>syndrome</w:delText>
        </w:r>
      </w:del>
      <w:r w:rsidRPr="00EF362D">
        <w:rPr>
          <w:color w:val="000000"/>
        </w:rPr>
        <w:t xml:space="preserve">, </w:t>
      </w:r>
      <w:del w:id="122" w:author="Brian Locke" w:date="2026-08-29T17:39:00Z" w16du:dateUtc="2026-08-29T23:39:00Z">
        <w:r w:rsidRPr="00EF362D" w:rsidDel="003F4840">
          <w:rPr>
            <w:color w:val="000000"/>
          </w:rPr>
          <w:delText>an important complication of</w:delText>
        </w:r>
      </w:del>
      <w:ins w:id="123" w:author="Brian Locke" w:date="2026-08-29T17:39:00Z" w16du:dateUtc="2026-08-29T23:39:00Z">
        <w:r w:rsidR="003F4840">
          <w:rPr>
            <w:color w:val="000000"/>
          </w:rPr>
          <w:t>complicate</w:t>
        </w:r>
      </w:ins>
      <w:r w:rsidRPr="00EF362D">
        <w:rPr>
          <w:color w:val="000000"/>
        </w:rPr>
        <w:t xml:space="preserve"> another illness, or </w:t>
      </w:r>
      <w:ins w:id="124" w:author="Brian Locke" w:date="2026-08-29T17:39:00Z" w16du:dateUtc="2026-08-29T23:39:00Z">
        <w:r w:rsidR="003F4840">
          <w:rPr>
            <w:color w:val="000000"/>
          </w:rPr>
          <w:t xml:space="preserve">occur as </w:t>
        </w:r>
      </w:ins>
      <w:r w:rsidRPr="00EF362D">
        <w:rPr>
          <w:color w:val="000000"/>
        </w:rPr>
        <w:t xml:space="preserve">an epiphenomenon of severe disease. </w:t>
      </w:r>
      <w:commentRangeStart w:id="125"/>
      <w:r w:rsidR="006E2E5C" w:rsidRPr="006E2E5C">
        <w:rPr>
          <w:color w:val="000000"/>
        </w:rPr>
        <w:fldChar w:fldCharType="begin"/>
      </w:r>
      <w:r w:rsidR="006E2E5C" w:rsidRPr="006E2E5C">
        <w:rPr>
          <w:color w:val="000000"/>
        </w:rPr>
        <w:instrText xml:space="preserve"> ADDIN ZOTERO_ITEM CSL_CITATION {"citationID":"7HzcHPHG","properties":{"formattedCitation":"(1)","plainCitation":"(1)","noteIndex":0},"citationItems":[{"id":6,"uris":["http://zotero.org/groups/6006426/items/YEFPKEEK"],"itemData":{"id":6,"type":"article-journal","abstract":"Acute hypoxemic respiratory failure is defined by Pao2 less than 60 mm Hg or SaO2 less than 88% and may result from V/Q mismatch, shunt, hypoventilation, diffusion limitation, or low inspired oxygen tension. Acute hypercapnic respiratory failure is defined by Paco2 ≥ 45 mm Hg and pH less than 7.35 and may result from alveolar hypoventilation, increased fraction of dead space, or increased production of carbon dioxide. Early diagnostic maneuvers, such as measurement of SpO2 and arterial blood gas, can differentiate the type of respiratory failure and guide next steps in evaluation and management.","container-title":"Critical Care Clinics","DOI":"10.1016/j.ccc.2024.01.002","ISSN":"1557-8232","issue":"2","journalAbbreviation":"Crit Care Clin","language":"eng","note":"PMID: 38432694\nPMCID: PMC10910131","page":"235-253","PMID":"38432694","PMCID":"PMC10910131","source":"PubMed","title":"Diagnosis and Management of Acute Respiratory Failure","volume":"40","author":[{"family":"Lagina","given":"Madeline"},{"family":"Valley","given":"Thomas S."}],"issued":{"date-parts":[["2024",4]]}}}],"schema":"https://github.com/citation-style-language/schema/raw/master/csl-citation.json"} </w:instrText>
      </w:r>
      <w:r w:rsidR="006E2E5C" w:rsidRPr="006E2E5C">
        <w:rPr>
          <w:color w:val="000000"/>
        </w:rPr>
        <w:fldChar w:fldCharType="separate"/>
      </w:r>
      <w:r w:rsidR="006E2E5C" w:rsidRPr="006E2E5C">
        <w:rPr>
          <w:color w:val="000000"/>
        </w:rPr>
        <w:t>(1)</w:t>
      </w:r>
      <w:r w:rsidR="006E2E5C" w:rsidRPr="006E2E5C">
        <w:rPr>
          <w:color w:val="000000"/>
        </w:rPr>
        <w:fldChar w:fldCharType="end"/>
      </w:r>
      <w:r w:rsidR="006E2E5C" w:rsidRPr="006E2E5C">
        <w:rPr>
          <w:color w:val="000000"/>
        </w:rPr>
        <w:t xml:space="preserve"> </w:t>
      </w:r>
      <w:commentRangeEnd w:id="125"/>
      <w:r w:rsidR="003F4840" w:rsidRPr="00EF362D">
        <w:rPr>
          <w:rStyle w:val="CommentReference"/>
          <w:color w:val="000000"/>
          <w:sz w:val="24"/>
          <w:szCs w:val="24"/>
        </w:rPr>
        <w:commentReference w:id="125"/>
      </w:r>
      <w:r w:rsidRPr="00EF362D">
        <w:rPr>
          <w:color w:val="000000"/>
        </w:rPr>
        <w:t xml:space="preserve">Yet </w:t>
      </w:r>
      <w:ins w:id="126" w:author="Brian Locke" w:date="2026-08-29T17:40:00Z" w16du:dateUtc="2026-08-29T23:40:00Z">
        <w:r w:rsidR="003F4840">
          <w:rPr>
            <w:color w:val="000000"/>
          </w:rPr>
          <w:t xml:space="preserve">how patients hospitalized with hypercapnia present to the Emergency Department </w:t>
        </w:r>
      </w:ins>
      <w:del w:id="127" w:author="Brian Locke" w:date="2026-08-29T17:40:00Z" w16du:dateUtc="2026-08-29T23:40:00Z">
        <w:r w:rsidRPr="00EF362D" w:rsidDel="003F4840">
          <w:rPr>
            <w:color w:val="000000"/>
          </w:rPr>
          <w:delText xml:space="preserve">the ED presentation context of admissions with EHR evidence of hypercapnia </w:delText>
        </w:r>
      </w:del>
      <w:ins w:id="128" w:author="Brian Locke" w:date="2026-08-29T17:40:00Z" w16du:dateUtc="2026-08-29T23:40:00Z">
        <w:r w:rsidR="003F4840">
          <w:rPr>
            <w:color w:val="000000"/>
          </w:rPr>
          <w:t xml:space="preserve">(ED) </w:t>
        </w:r>
      </w:ins>
      <w:r w:rsidRPr="00EF362D">
        <w:rPr>
          <w:color w:val="000000"/>
        </w:rPr>
        <w:t>has not been quantified, limiting clinicians’ ability to contextualize th</w:t>
      </w:r>
      <w:ins w:id="129" w:author="Reyan Merdad" w:date="2026-08-12T11:52:00Z" w16du:dateUtc="2026-08-12T17:52:00Z">
        <w:r w:rsidR="003A167F">
          <w:rPr>
            <w:color w:val="000000"/>
          </w:rPr>
          <w:t>is</w:t>
        </w:r>
      </w:ins>
      <w:r w:rsidRPr="00EF362D">
        <w:rPr>
          <w:color w:val="000000"/>
        </w:rPr>
        <w:t xml:space="preserve"> finding and complicating interpretation of the epidemiologic literature on </w:t>
      </w:r>
      <w:ins w:id="130" w:author="Reyan Merdad" w:date="2026-08-12T11:52:00Z" w16du:dateUtc="2026-08-12T17:52:00Z">
        <w:r w:rsidR="003A167F">
          <w:rPr>
            <w:color w:val="000000"/>
          </w:rPr>
          <w:t>all</w:t>
        </w:r>
      </w:ins>
      <w:r w:rsidR="0091763D">
        <w:rPr>
          <w:color w:val="000000"/>
        </w:rPr>
        <w:t xml:space="preserve">-cause </w:t>
      </w:r>
      <w:r w:rsidRPr="00EF362D">
        <w:rPr>
          <w:color w:val="000000"/>
        </w:rPr>
        <w:t>hypercapnia.</w:t>
      </w:r>
      <w:r w:rsidR="006E2E5C" w:rsidRPr="006E2E5C">
        <w:rPr>
          <w:color w:val="000000"/>
        </w:rPr>
        <w:fldChar w:fldCharType="begin"/>
      </w:r>
      <w:r w:rsidR="009445B8">
        <w:rPr>
          <w:color w:val="000000"/>
        </w:rPr>
        <w:instrText xml:space="preserve"> ADDIN ZOTERO_ITEM CSL_CITATION {"citationID":"H5MTD6qh","properties":{"formattedCitation":"(2)","plainCitation":"(2)","noteIndex":0},"citationItems":[{"id":"hWU8vSXM/JXVz9tkY","uris":["http://zotero.org/groups/6006426/items/9MNEHDL4"],"itemData":{"id":8,"type":"article-journal","abstract":"BACKGROUND AND OBJECTIVE: Hypercapnic respiratory failure (HRF) can occur due to severe respiratory disease but also because of multiple coexistent causes. There are few data on the prevalence of antecedent causes for HRF and the effect of these causes on prognosis, especially where study inclusion has not been biased with respect to primary diagnosis, interventions received or clinical outcome. We sought to determine the prevalence of pre-specified conditions among patients with HRF and to determine the effect of these causes on in-hospital mortality.\nMETHODS: Cross-sectional study of patients with HRF from 2013 to 2017. Inclusion criteria were PaCO2  &gt;45 mm Hg and pH ≤7.45. Causes of interest were identified using diagnosis codes from hospital records. We used directed acyclic graphs to inform logistic regression models for the outcome of in-hospital death.\nRESULTS: We identified 873 persons with HRF in the study period. Mean (SD) age was 69 years and 50.4% were males. Acidosis (pH &lt;7.35) was present in 488 (55%) cases. Most (83%) had one or more of the following: obstructive lung disease, lower respiratory tract infection, congestive cardiac failure, sleep disordered breathing, neuromuscular disease, opioid or benzodiazepine use. In-hospital mortality was 12.8%. Obstructive lung disease and cardiac failure were associated with a lower risk of death, whereas respiratory tract infection and neuromuscular disease were associated with increased risk of death.\nCONCLUSION: HRF is associated with a range of potentially causative conditions, which significantly impact hospital survival. Systematic evaluation of patients with HRF may increase detection of treatable comorbidities.","container-title":"Respirology (Carlton, Vic.)","DOI":"10.1111/resp.14388","ISSN":"1440-1843","issue":"2","journalAbbreviation":"Respirology","language":"eng","note":"PMID: 36210347\nPMCID: PMC10092076","page":"176-182","PMID":"36210347","PMCID":"PMC10092076","source":"PubMed","title":"Causes of hypercapnic respiratory failure and associated in-hospital mortality","volume":"28","author":[{"family":"Chung","given":"Yewon"},{"family":"Garden","given":"Frances L."},{"family":"Marks","given":"Guy B."},{"family":"Vedam","given":"Hima"}],"issued":{"date-parts":[["2023",2]]}}}],"schema":"https://github.com/citation-style-language/schema/raw/master/csl-citation.json"} </w:instrText>
      </w:r>
      <w:r w:rsidR="006E2E5C" w:rsidRPr="006E2E5C">
        <w:rPr>
          <w:color w:val="000000"/>
        </w:rPr>
        <w:fldChar w:fldCharType="separate"/>
      </w:r>
      <w:r w:rsidR="006E2E5C" w:rsidRPr="006E2E5C">
        <w:rPr>
          <w:color w:val="000000"/>
        </w:rPr>
        <w:t>(2)</w:t>
      </w:r>
      <w:r w:rsidR="006E2E5C" w:rsidRPr="006E2E5C">
        <w:rPr>
          <w:color w:val="000000"/>
        </w:rPr>
        <w:fldChar w:fldCharType="end"/>
      </w:r>
    </w:p>
    <w:p w14:paraId="6F4EC2FC" w14:textId="4FB7BD21" w:rsidR="00B361E7" w:rsidRDefault="00796E53" w:rsidP="00796E53">
      <w:pPr>
        <w:spacing w:before="100" w:beforeAutospacing="1" w:after="100" w:afterAutospacing="1" w:line="480" w:lineRule="auto"/>
        <w:rPr>
          <w:color w:val="000000"/>
        </w:rPr>
      </w:pPr>
      <w:r w:rsidRPr="00796E53">
        <w:rPr>
          <w:color w:val="000000"/>
        </w:rPr>
        <w:t xml:space="preserve">Most prior studies of hypercapnic respiratory failure have focused on prevalence, underlying </w:t>
      </w:r>
      <w:r w:rsidRPr="009445B8">
        <w:rPr>
          <w:color w:val="000000"/>
        </w:rPr>
        <w:t>causes</w:t>
      </w:r>
      <w:r w:rsidR="006E2E5C" w:rsidRPr="006E2E5C">
        <w:rPr>
          <w:color w:val="000000"/>
        </w:rPr>
        <w:t xml:space="preserve"> </w:t>
      </w:r>
      <w:r w:rsidR="006E2E5C" w:rsidRPr="006E2E5C">
        <w:rPr>
          <w:color w:val="000000"/>
        </w:rPr>
        <w:fldChar w:fldCharType="begin"/>
      </w:r>
      <w:r w:rsidR="009445B8">
        <w:rPr>
          <w:color w:val="000000"/>
        </w:rPr>
        <w:instrText xml:space="preserve"> ADDIN ZOTERO_ITEM CSL_CITATION {"citationID":"fdP0RQiD","properties":{"formattedCitation":"(2)","plainCitation":"(2)","noteIndex":0},"citationItems":[{"id":"hWU8vSXM/JXVz9tkY","uris":["http://zotero.org/groups/6006426/items/9MNEHDL4"],"itemData":{"id":8,"type":"article-journal","abstract":"BACKGROUND AND OBJECTIVE: Hypercapnic respiratory failure (HRF) can occur due to severe respiratory disease but also because of multiple coexistent causes. There are few data on the prevalence of antecedent causes for HRF and the effect of these causes on prognosis, especially where study inclusion has not been biased with respect to primary diagnosis, interventions received or clinical outcome. We sought to determine the prevalence of pre-specified conditions among patients with HRF and to determine the effect of these causes on in-hospital mortality.\nMETHODS: Cross-sectional study of patients with HRF from 2013 to 2017. Inclusion criteria were PaCO2  &gt;45 mm Hg and pH ≤7.45. Causes of interest were identified using diagnosis codes from hospital records. We used directed acyclic graphs to inform logistic regression models for the outcome of in-hospital death.\nRESULTS: We identified 873 persons with HRF in the study period. Mean (SD) age was 69 years and 50.4% were males. Acidosis (pH &lt;7.35) was present in 488 (55%) cases. Most (83%) had one or more of the following: obstructive lung disease, lower respiratory tract infection, congestive cardiac failure, sleep disordered breathing, neuromuscular disease, opioid or benzodiazepine use. In-hospital mortality was 12.8%. Obstructive lung disease and cardiac failure were associated with a lower risk of death, whereas respiratory tract infection and neuromuscular disease were associated with increased risk of death.\nCONCLUSION: HRF is associated with a range of potentially causative conditions, which significantly impact hospital survival. Systematic evaluation of patients with HRF may increase detection of treatable comorbidities.","container-title":"Respirology (Carlton, Vic.)","DOI":"10.1111/resp.14388","ISSN":"1440-1843","issue":"2","journalAbbreviation":"Respirology","language":"eng","note":"PMID: 36210347\nPMCID: PMC10092076","page":"176-182","PMID":"36210347","PMCID":"PMC10092076","source":"PubMed","title":"Causes of hypercapnic respiratory failure and associated in-hospital mortality","volume":"28","author":[{"family":"Chung","given":"Yewon"},{"family":"Garden","given":"Frances L."},{"family":"Marks","given":"Guy B."},{"family":"Vedam","given":"Hima"}],"issued":{"date-parts":[["2023",2]]}}}],"schema":"https://github.com/citation-style-language/schema/raw/master/csl-citation.json"} </w:instrText>
      </w:r>
      <w:r w:rsidR="006E2E5C" w:rsidRPr="006E2E5C">
        <w:rPr>
          <w:color w:val="000000"/>
        </w:rPr>
        <w:fldChar w:fldCharType="separate"/>
      </w:r>
      <w:r w:rsidR="006E2E5C" w:rsidRPr="006E2E5C">
        <w:rPr>
          <w:color w:val="000000"/>
        </w:rPr>
        <w:t>(2)</w:t>
      </w:r>
      <w:r w:rsidR="006E2E5C" w:rsidRPr="006E2E5C">
        <w:rPr>
          <w:color w:val="000000"/>
        </w:rPr>
        <w:fldChar w:fldCharType="end"/>
      </w:r>
      <w:r w:rsidRPr="00796E53">
        <w:rPr>
          <w:color w:val="000000"/>
        </w:rPr>
        <w:t>, ventilatory support</w:t>
      </w:r>
      <w:r w:rsidR="006E2E5C">
        <w:rPr>
          <w:color w:val="000000"/>
        </w:rPr>
        <w:t xml:space="preserve"> </w:t>
      </w:r>
      <w:r w:rsidR="006E2E5C" w:rsidRPr="006E2E5C">
        <w:rPr>
          <w:color w:val="000000"/>
        </w:rPr>
        <w:fldChar w:fldCharType="begin"/>
      </w:r>
      <w:r w:rsidR="006E2E5C" w:rsidRPr="006E2E5C">
        <w:rPr>
          <w:color w:val="000000"/>
        </w:rPr>
        <w:instrText xml:space="preserve"> ADDIN ZOTERO_ITEM CSL_CITATION {"citationID":"bTDx2nur","properties":{"unsorted":false,"formattedCitation":"(3)","plainCitation":"(3)","noteIndex":0},"citationItems":[{"id":7,"uris":["http://zotero.org/groups/6006426/items/PQ29JMXV"],"itemData":{"id":7,"type":"article-journal","container-title":"Clinical Medicine","DOI":"10.1016/j.clinme.2023.100007","ISSN":"14702118","issue":"1","journalAbbreviation":"Clinical Medicine","language":"en","note":"PMID: 38382181\nPMCID: PMC11024829","page":"100007","PMID":"38382181","PMCID":"PMC11024829","source":"DOI.org (Crossref)","title":"Supporting patients with hypercapnia","volume":"24","author":[{"family":"Tregidgo","given":"Laura"},{"family":"D'Cruz","given":"Rebecca F"}],"issued":{"date-parts":[["2024",1]]}}}],"schema":"https://github.com/citation-style-language/schema/raw/master/csl-citation.json"} </w:instrText>
      </w:r>
      <w:r w:rsidR="006E2E5C" w:rsidRPr="006E2E5C">
        <w:rPr>
          <w:color w:val="000000"/>
        </w:rPr>
        <w:fldChar w:fldCharType="separate"/>
      </w:r>
      <w:r w:rsidR="006E2E5C" w:rsidRPr="006E2E5C">
        <w:rPr>
          <w:color w:val="000000"/>
        </w:rPr>
        <w:t>(3)</w:t>
      </w:r>
      <w:r w:rsidR="006E2E5C" w:rsidRPr="006E2E5C">
        <w:rPr>
          <w:color w:val="000000"/>
        </w:rPr>
        <w:fldChar w:fldCharType="end"/>
      </w:r>
      <w:r w:rsidRPr="00796E53">
        <w:rPr>
          <w:color w:val="000000"/>
        </w:rPr>
        <w:t>, readmissions, and mortality</w:t>
      </w:r>
      <w:del w:id="131" w:author="Brian Locke" w:date="2026-08-29T17:42:00Z" w16du:dateUtc="2026-08-29T23:42:00Z">
        <w:r w:rsidR="006E2E5C" w:rsidDel="00DB2221">
          <w:rPr>
            <w:color w:val="000000"/>
          </w:rPr>
          <w:delText xml:space="preserve"> </w:delText>
        </w:r>
      </w:del>
      <w:r w:rsidR="006E2E5C" w:rsidRPr="006E2E5C">
        <w:rPr>
          <w:color w:val="000000"/>
        </w:rPr>
        <w:t xml:space="preserve"> </w:t>
      </w:r>
      <w:r w:rsidR="006E2E5C" w:rsidRPr="006E2E5C">
        <w:rPr>
          <w:color w:val="000000"/>
        </w:rPr>
        <w:fldChar w:fldCharType="begin"/>
      </w:r>
      <w:r w:rsidR="006E2E5C" w:rsidRPr="006E2E5C">
        <w:rPr>
          <w:color w:val="000000"/>
        </w:rPr>
        <w:instrText xml:space="preserve"> ADDIN ZOTERO_ITEM CSL_CITATION {"citationID":"7XbBcLWf","properties":{"formattedCitation":"(4,5)","plainCitation":"(4,5)","noteIndex":0},"citationItems":[{"id":10,"uris":["http://zotero.org/groups/6006426/items/2UC36LDV"],"itemData":{"id":10,"type":"article-journal","abstract":"BACKGROUND: Chronic hypercapnic respiratory failure is associated with high mortality. Although previous work has demonstrated a mortality improvement with high-intensity noninvasive ventilation in COPD, it is unclear whether a PCO2 reduction strategy is associated with improved outcomes in other populations of chronic hypercapnia.\nMETHODS: The objective of this study was to investigate the association between PCO2 reduction (by using transcutaneous PCO2 as an estimate for PaCO2 and survival in a broad population of individuals treated with noninvasive ventilation for chronic hypercapnia. We hypothesized that reductions in PCO2 would be associated with improved survival. Therefore, we performed a cohort study of all the subjects evaluated from February 2012 to January 2021 for noninvasive ventilation initiation and/or optimization due to chronic hypercapnia at a home ventilation clinic in an academic center. We used multivariable Cox proportional hazard models with time-varying coefficients and PCO2 as a time-varying covariate to test the association between PCO2 and all-cause mortality and when adjusting for known cofounders.\nRESULTS: The mean ± SD age of 337 subjects was 57 ± 16 years, 37% women, and 85% white. In a univariate analysis, survival probability increased with reductions in PCO2 to &lt; 50 mm Hg after 90 d, and these remained significant after adjusting for age, sex, race, body mass index, diagnosis, Charlson comorbidity index, and baseline PCO2 . In the multivariable analysis, the subjects who had a PaCO2 &lt; 50 mm Hg had a reduced mortality risk of 94% between 90 and 179 d (hazard ratio [HR] 0.06, 95% CI 0.01-0.50), 69% between 180 and 364 d (HR 0.31, 95% CI 0.12-0.79), and 73% for 365-730 d (HR 0.27, 95% CI 0.13-0.56).\nCONCLUSIONS: Reduction in PCO2 from baseline for subjects with chronic hypercapnia treated with noninvasive ventilation was associated with improved survival. Management strategies should target the greatest attainable reductions in PCO2 .","container-title":"Respiratory Care","DOI":"10.4187/respcare.10813","ISSN":"1943-3654","issue":"12","journalAbbreviation":"Respir Care","language":"eng","note":"PMID: 37137711\nPMCID: PMC10676248","page":"1613-1622","PMID":"37137711","PMCID":"PMC10676248","source":"PubMed","title":"Lowering PCO2 With Noninvasive Ventilation Is Associated With Improved Survival in Chronic Hypercapnic Respiratory Failure","volume":"68","author":[{"family":"Jimenez","given":"Jose Victor"},{"family":"Ackrivo","given":"Jason"},{"family":"Hsu","given":"Jesse Y."},{"family":"Wilson","given":"Mathew W."},{"family":"Labaki","given":"Wassim W."},{"family":"Hansen-Flaschen","given":"John"},{"family":"Hyzy","given":"Robert C."},{"family":"Choi","given":"Philip J."}],"issued":{"date-parts":[["2023",11,25]]}}},{"id":9,"uris":["http://zotero.org/groups/6006426/items/Q9EIY9FB"],"itemData":{"id":9,"type":"article-journal","abstract":"RATIONALE: Patients with acute-on-chronic hypercapnic respiratory failure suffer from recurrent readmissions due to acute exacerbations. These patients carry higher readmission and mortality rates compared to the general population.\nOBJECTIVES: We aimed to delineate the outcomes of patients discharged on non-invasive ventilation.\nMETHODS: A cross-sectional study was conducted. One hundred nine patients with acute-on-chronic hypercapnic respiratory failure were evaluated and qualified for non-invasive ventilation at discharge. Adherence data was collected post-discharge and the following outcomes were evaluated: 12-month mortality, 6-month hospital readmission, and emergency department visits in patients who were adherent with non-invasive ventilation therapy versus non-adherent and controls.\nMEASUREMENTS AND MAIN RESULTS: Of the 95 patients discharged on non-invasive ventilation, 25 patients (26%) were found to be adherent to post-discharge home non-invasive ventilation. The adherent group had significantly lower 12-month mortality (p=0.022). Survival benefit persisted on multivariate analysis with the Cox regression model adjusting for comorbidities and demographics (HR = 0.05, p=0.04). The study also observed reduced emergency department visits in the non-invasive ventilation-adherent group compared to the non-adherent (3% vs 17%) [p=0.049] and controls (3% vs 25%) [p=0.024].\nCONCLUSIONS: Hypercapnic respiratory failure patients discharged home with non-invasive ventilation in the adherent group had significantly lower mortality and emergency department visits. Apart from mask intolerance, low health literacy and transfer to skilled nursing facilities were identified as major reasons for non-adherence.","container-title":"PloS One","DOI":"10.1371/journal.pone.0321420","ISSN":"1932-6203","issue":"4","journalAbbreviation":"PLoS One","language":"eng","note":"PMID: 40238737\nPMCID: PMC12002495","page":"e0321420","PMID":"40238737","PMCID":"PMC12002495","source":"PubMed","title":"Post-Discharge non-invasive ventilation for hypercapnic respiratory failure: Outcomes in a Rural Cohort","title-short":"Post-Discharge non-invasive ventilation for hypercapnic respiratory failure","volume":"20","author":[{"family":"Sharma","given":"Sunil"},{"family":"Stansbury","given":"Robert"},{"family":"Mudgal","given":"Mayuri"},{"family":"Srinivasan","given":"Priyanka"},{"family":"Rojas","given":"Edward"},{"family":"Olgers","given":"Kassandra K."},{"family":"Knollinger","given":"Scott"},{"family":"Selim","given":"Bernardo J."},{"family":"Wen","given":"Sijin"}],"issued":{"date-parts":[["2025"]]}}}],"schema":"https://github.com/citation-style-language/schema/raw/master/csl-citation.json"} </w:instrText>
      </w:r>
      <w:r w:rsidR="006E2E5C" w:rsidRPr="006E2E5C">
        <w:rPr>
          <w:color w:val="000000"/>
        </w:rPr>
        <w:fldChar w:fldCharType="separate"/>
      </w:r>
      <w:r w:rsidR="006E2E5C" w:rsidRPr="006E2E5C">
        <w:rPr>
          <w:color w:val="000000"/>
        </w:rPr>
        <w:t>(4,5)</w:t>
      </w:r>
      <w:r w:rsidR="006E2E5C" w:rsidRPr="006E2E5C">
        <w:rPr>
          <w:color w:val="000000"/>
        </w:rPr>
        <w:fldChar w:fldCharType="end"/>
      </w:r>
      <w:r w:rsidRPr="00796E53">
        <w:rPr>
          <w:color w:val="000000"/>
        </w:rPr>
        <w:t xml:space="preserve">, often in intensive care </w:t>
      </w:r>
      <w:r w:rsidR="0067605B">
        <w:rPr>
          <w:color w:val="000000"/>
        </w:rPr>
        <w:t xml:space="preserve"> </w:t>
      </w:r>
      <w:r w:rsidR="0067605B">
        <w:rPr>
          <w:color w:val="000000"/>
        </w:rPr>
        <w:fldChar w:fldCharType="begin"/>
      </w:r>
      <w:r w:rsidR="0067605B">
        <w:rPr>
          <w:color w:val="000000"/>
        </w:rPr>
        <w:instrText xml:space="preserve"> ADDIN ZOTERO_ITEM CSL_CITATION {"citationID":"Ar6vrNTG","properties":{"unsorted":false,"formattedCitation":"(6)","plainCitation":"(6)","noteIndex":0},"citationItems":[{"id":84,"uris":["http://zotero.org/groups/6006426/items/HU2C7Y4C"],"itemData":{"id":84,"type":"article-journal","abstract":"BACKGROUND: Acute hypercapnic respiratory failure (AHcRF) is a common cause of intensive care unit (ICU) admission, particularly in patients with chronic respiratory diseases. However, large-scale epidemiological data on AHcRF prevalence, management, and outcomes in the ICU remain limited.\nMETHODS: The YETI (Acute hYpErcapnic respiratory failure in The ICU) study was a prospective, multicenter, observational study conducted across 58 ICUs in France and Belgium between December 2021 and June 2022. Adult patients admitted with AHcRF (PaCO₂ &gt; 45 mmHg and clinical signs of respiratory failure) were enrolled. The primary outcome was the prevalence of AHcRF among all ICU admissions. Secondary outcomes included etiologies, management strategies and factors associated with intubation and mortality.\nRESULTS: Among 20,482 ICU admissions, 1,010 patients presented AHcRF, and 856 met inclusion criteria. The prevalence for AHcRF among all critically ill patients was 4.9% [95% CI: 4.6, 5.2], and among ICU patients admitted for acute respiratory failure, it was 12.5% [95 % CI: 11.8, 13.2]. Most patients had underlying obstructive lung diseases (Chronic Obstructive Pulmonary Disease: 56.3%; Obstructive Sleep Apnea Syndrome: 18.5%). Infection (52.2%) and cardiogenic pulmonary edema (15.4%) were the most frequent causes for respiratory failure. Non-invasive ventilation (NIV) was used in 81.3% of patients and 35.9% received invasive mechanical ventilation, mainly for coma or NIV failure. ICU mortality was 12.7%. Multivariable analysis identified lower pH, lower Glasgow Coma Scale, infectious etiology, and higher SOFA (Sequential Organ Failure Assessment) score as independent predictors of intubation. ICU mortality was associated with older age, lower body mass index, active cancer, and higher SOFA scores.\nCONCLUSIONS: Ten percent of patients admitted to the ICU with respiratory failure present AHcRF, primarily driven by chronic obstructive diseases and infections. Despite widespread NIV use, one-third of patients were treated with invasive ventilation. Identifying risk factors for invasive mechanical ventilation and mortality may support earlier triage and personalized management strategies.","container-title":"Annals of Intensive Care","DOI":"10.1016/j.aicoj.2025.100016","ISSN":"2110-5820","journalAbbreviation":"Ann Intensive Care","language":"eng","page":"100016","PMID":"41788479","PMCID":"PMC12934414","source":"PubMed","title":"Acute hYpErcapnic respiratory failure in The ICU: A multicenter prospective observational study - The YETI study","title-short":"Acute hYpErcapnic respiratory failure in The ICU","volume":"16","author":[{"family":"Dupuis","given":"Claire"},{"family":"Kamel","given":"Toufik"},{"family":"Beyls","given":"Christophe"},{"family":"Le Moal","given":"Charlène"},{"family":"Garcon","given":"Pierre"},{"family":"Goursaud","given":"Suzanne"},{"family":"Bodet-Contentin","given":"Laetitia"},{"family":"Ferré","given":"Alexis"},{"family":"Guillot","given":"Max"},{"family":"Gachet","given":"Alexandre"},{"family":"Noel","given":"Thibaut"},{"family":"Garin","given":"Aude"},{"family":"Argaud","given":"Laurent"},{"family":"Bachoumas","given":"Konstantinoss"},{"family":"Persichini","given":"Romain"},{"family":"Jonas","given":"Maud"},{"family":"Nay","given":"Mai-Anh"},{"family":"Cadoz","given":"Cyril"},{"family":"Schortgen","given":"Frédérique"},{"family":"Guinard","given":"Solène"},{"family":"Foucault","given":"Camille"},{"family":"Labro","given":"Guylaine"},{"family":"Llitjos","given":"Jean-François"},{"family":"Rouze","given":"Anahita"},{"family":"Pham","given":"Tài"},{"family":"Hermann","given":"Bertrand"},{"literal":"SRLF trial groups"}],"issued":{"date-parts":[["2026"]]}}}],"schema":"https://github.com/citation-style-language/schema/raw/master/csl-citation.json"} </w:instrText>
      </w:r>
      <w:r w:rsidR="0067605B">
        <w:rPr>
          <w:color w:val="000000"/>
        </w:rPr>
        <w:fldChar w:fldCharType="separate"/>
      </w:r>
      <w:r w:rsidR="0067605B">
        <w:rPr>
          <w:noProof/>
          <w:color w:val="000000"/>
        </w:rPr>
        <w:t>(6)</w:t>
      </w:r>
      <w:r w:rsidR="0067605B">
        <w:rPr>
          <w:color w:val="000000"/>
        </w:rPr>
        <w:fldChar w:fldCharType="end"/>
      </w:r>
      <w:r w:rsidR="0067605B">
        <w:rPr>
          <w:color w:val="000000"/>
        </w:rPr>
        <w:t xml:space="preserve"> </w:t>
      </w:r>
      <w:r w:rsidRPr="00796E53">
        <w:rPr>
          <w:color w:val="000000"/>
        </w:rPr>
        <w:t>or other selected cohorts</w:t>
      </w:r>
      <w:ins w:id="132" w:author="Brian Locke" w:date="2026-08-29T17:43:00Z" w16du:dateUtc="2026-08-29T23:43:00Z">
        <w:r w:rsidR="00DB2221">
          <w:rPr>
            <w:color w:val="000000"/>
          </w:rPr>
          <w:t>.</w:t>
        </w:r>
      </w:ins>
      <w:del w:id="133" w:author="Brian Locke" w:date="2026-08-29T17:43:00Z" w16du:dateUtc="2026-08-29T23:43:00Z">
        <w:r w:rsidRPr="00796E53" w:rsidDel="00DB2221">
          <w:rPr>
            <w:color w:val="000000"/>
          </w:rPr>
          <w:delText>,</w:delText>
        </w:r>
      </w:del>
      <w:r w:rsidRPr="00796E53">
        <w:rPr>
          <w:color w:val="000000"/>
        </w:rPr>
        <w:t xml:space="preserve"> </w:t>
      </w:r>
      <w:ins w:id="134" w:author="Brian Locke" w:date="2026-08-29T17:45:00Z" w16du:dateUtc="2026-08-29T23:45:00Z">
        <w:r w:rsidR="00DB2221">
          <w:rPr>
            <w:color w:val="000000"/>
          </w:rPr>
          <w:t>None have examined the chief concerns that bring these patients to emergency care</w:t>
        </w:r>
      </w:ins>
      <w:del w:id="135" w:author="Brian Locke" w:date="2026-08-29T17:45:00Z" w16du:dateUtc="2026-08-29T23:45:00Z">
        <w:r w:rsidRPr="00796E53" w:rsidDel="00DB2221">
          <w:rPr>
            <w:color w:val="000000"/>
          </w:rPr>
          <w:delText>rather than on how hospital presentation is initially framed</w:delText>
        </w:r>
      </w:del>
      <w:r w:rsidRPr="00796E53">
        <w:rPr>
          <w:color w:val="000000"/>
        </w:rPr>
        <w:t xml:space="preserve">. </w:t>
      </w:r>
      <w:ins w:id="136" w:author="Brian Locke" w:date="2026-08-29T17:46:00Z" w16du:dateUtc="2026-08-29T23:46:00Z">
        <w:r w:rsidR="00DB2221">
          <w:rPr>
            <w:color w:val="000000"/>
          </w:rPr>
          <w:t xml:space="preserve">Additionally, physiologic and administrative case definitions identify overlapping but non-equivalent </w:t>
        </w:r>
      </w:ins>
      <w:del w:id="137" w:author="Brian Locke" w:date="2026-08-29T17:46:00Z" w16du:dateUtc="2026-08-29T23:46:00Z">
        <w:r w:rsidRPr="00796E53" w:rsidDel="00DB2221">
          <w:rPr>
            <w:color w:val="000000"/>
          </w:rPr>
          <w:delText xml:space="preserve">Existing work also relies on non-equivalent physiologic, procedural, and administrative case definitions, which may identify materially different </w:delText>
        </w:r>
      </w:del>
      <w:r w:rsidRPr="00796E53">
        <w:rPr>
          <w:color w:val="000000"/>
        </w:rPr>
        <w:t>cohorts.</w:t>
      </w:r>
      <w:del w:id="138" w:author="Brian Locke" w:date="2026-08-29T17:46:00Z" w16du:dateUtc="2026-08-29T23:46:00Z">
        <w:r w:rsidR="0067605B" w:rsidDel="00DB2221">
          <w:rPr>
            <w:color w:val="000000"/>
          </w:rPr>
          <w:delText xml:space="preserve"> </w:delText>
        </w:r>
      </w:del>
      <w:r w:rsidR="0067605B">
        <w:rPr>
          <w:color w:val="000000"/>
        </w:rPr>
        <w:fldChar w:fldCharType="begin"/>
      </w:r>
      <w:r w:rsidR="0067605B">
        <w:rPr>
          <w:color w:val="000000"/>
        </w:rPr>
        <w:instrText xml:space="preserve"> ADDIN ZOTERO_ITEM CSL_CITATION {"citationID":"RTYejgUF","properties":{"unsorted":false,"formattedCitation":"(7)","plainCitation":"(7)","noteIndex":0},"citationItems":[{"id":86,"uris":["http://zotero.org/groups/6006426/items/5Z5LWAK8"],"itemData":{"id":86,"type":"article-journal","abstract":"BACKGROUND: Several studies suggest a high prevalence and disease burden associated with hypercapnic respiratory failure of any cause in emergency department (ED) and inpatient settings. However, these studies use different case definitions. The consistency and validity of these case definitions have not been assessed.\nRESEARCH QUESTIONS: Do the various case definitions from health record-based studies of adults with hypercapnic respiratory failure identify the same, or similar, patients?\nMETHODS: We identified case definitions for hypercapnic respiratory failure from the peer-reviewed literature. We constructed an emulation data set enriched for the presence of hypercapnic respiratory failure from TriNetX (TriNetX, LLC), which aggregates health records from 76 hospitals in the United States. Adult ED and inpatient encounters occurring in 2022 were eligible for inclusion. We assessed consistency among case definitions by applying them to the emulation data set on the day of ED or hospital admission. We calculated Cohen's κ value and compared the patient characteristics and short-term outcomes for the cohorts defined by each case definition. We evaluated the accuracy of hypercapnic respiratory failure diagnosis codes for capturing hypercapnia demonstrated on first-day arterial blood gas samples.\nRESULTS: Ten case definitions for hypercapnic respiratory failure were identified and were amenable to emulation. The emulation data set contained 515,286 encounters. Case definitions showed limited agreement (median κ = 0.35; interquartile range, 0.21-0.56) for hypercapnic respiratory failure identification. Key demographic characteristics, comorbidities, and outcomes such as receiving ventilatory support (range, 29%-100%) and 60-day mortality (range, 12%-28%) varied substantially among the resulting cohorts. Diagnosis codes were insensitive for capturing first-day arterial blood gas-demonstrated hypercapnia (sensitivity, 23.5%; 95% CI, 23.1%-23.8%).\nINTERPRETATION: Case definitions from studies of hypercapnic respiratory failure identify patients with widely different attributes and outcomes, thereby hampering interpretation of associated study findings. Standardization of case definitions is necessary to improve the rigor and generalizability of research on hypercapnic respiratory failure.","container-title":"Chest","DOI":"10.1016/j.chest.2025.08.002","ISSN":"1931-3543","issue":"1","journalAbbreviation":"Chest","language":"eng","page":"230-243","PMID":"40885535","PMCID":"PMC12739763","source":"PubMed","title":"The Consistency of Hypercapnic Respiratory Failure Case Definitions in Electronic Health Record Data","volume":"169","author":[{"family":"Locke","given":"Brian W."},{"family":"Richards","given":"W. Wayne"},{"family":"Gouripeddi","given":"Ramkiran"},{"family":"Brown","given":"Jeanette P."},{"family":"Anderson-Bell","given":"Dustin"},{"family":"Finkelstein","given":"Joseph"},{"family":"Sundar","given":"Krishna M."},{"family":"Peltan","given":"Ithan D."},{"family":"Brown","given":"Samuel M."}],"issued":{"date-parts":[["2026",1]]}}}],"schema":"https://github.com/citation-style-language/schema/raw/master/csl-citation.json"} </w:instrText>
      </w:r>
      <w:r w:rsidR="0067605B">
        <w:rPr>
          <w:color w:val="000000"/>
        </w:rPr>
        <w:fldChar w:fldCharType="separate"/>
      </w:r>
      <w:r w:rsidR="0067605B">
        <w:rPr>
          <w:noProof/>
          <w:color w:val="000000"/>
        </w:rPr>
        <w:t>(7)</w:t>
      </w:r>
      <w:r w:rsidR="0067605B">
        <w:rPr>
          <w:color w:val="000000"/>
        </w:rPr>
        <w:fldChar w:fldCharType="end"/>
      </w:r>
      <w:r w:rsidRPr="00796E53">
        <w:rPr>
          <w:color w:val="000000"/>
        </w:rPr>
        <w:t xml:space="preserve"> </w:t>
      </w:r>
      <w:ins w:id="139" w:author="Brian Locke" w:date="2026-08-29T17:46:00Z" w16du:dateUtc="2026-08-29T23:46:00Z">
        <w:r w:rsidR="00DB2221">
          <w:rPr>
            <w:color w:val="000000"/>
          </w:rPr>
          <w:t xml:space="preserve">These limitations make it difficult to determine whether </w:t>
        </w:r>
      </w:ins>
      <w:ins w:id="140" w:author="Brian Locke" w:date="2026-08-29T17:47:00Z" w16du:dateUtc="2026-08-29T23:47:00Z">
        <w:r w:rsidR="00DB2221">
          <w:rPr>
            <w:color w:val="000000"/>
          </w:rPr>
          <w:t xml:space="preserve">variation in findings between hypercapnia cohorts reflect differences in disease spectrum, ascertainment, or </w:t>
        </w:r>
      </w:ins>
      <w:ins w:id="141" w:author="Brian Locke" w:date="2026-08-29T17:48:00Z" w16du:dateUtc="2026-08-29T23:48:00Z">
        <w:r w:rsidR="00DB2221">
          <w:rPr>
            <w:color w:val="000000"/>
          </w:rPr>
          <w:t>documentation</w:t>
        </w:r>
      </w:ins>
      <w:del w:id="142" w:author="Brian Locke" w:date="2026-08-29T17:47:00Z" w16du:dateUtc="2026-08-29T23:47:00Z">
        <w:r w:rsidRPr="00796E53" w:rsidDel="00DB2221">
          <w:rPr>
            <w:color w:val="000000"/>
          </w:rPr>
          <w:delText>As a result, the clinical circumstances surrounding hospital presentation remain poorly described</w:delText>
        </w:r>
      </w:del>
      <w:r w:rsidRPr="00796E53">
        <w:rPr>
          <w:color w:val="000000"/>
        </w:rPr>
        <w:t>.</w:t>
      </w:r>
    </w:p>
    <w:p w14:paraId="6BA294CE" w14:textId="1A090205" w:rsidR="00796E53" w:rsidRPr="00796E53" w:rsidRDefault="00796E53" w:rsidP="00796E53">
      <w:pPr>
        <w:spacing w:before="100" w:beforeAutospacing="1" w:after="100" w:afterAutospacing="1" w:line="480" w:lineRule="auto"/>
        <w:rPr>
          <w:color w:val="000000"/>
        </w:rPr>
      </w:pPr>
      <w:r w:rsidRPr="00796E53">
        <w:rPr>
          <w:color w:val="000000"/>
        </w:rPr>
        <w:t xml:space="preserve">Emergency department chief complaints </w:t>
      </w:r>
      <w:ins w:id="143" w:author="Brian Locke" w:date="2026-08-29T17:49:00Z" w16du:dateUtc="2026-08-29T23:49:00Z">
        <w:r w:rsidR="00DB2221">
          <w:rPr>
            <w:color w:val="000000"/>
          </w:rPr>
          <w:t xml:space="preserve">text </w:t>
        </w:r>
      </w:ins>
      <w:r w:rsidRPr="00796E53">
        <w:rPr>
          <w:color w:val="000000"/>
        </w:rPr>
        <w:t>provide</w:t>
      </w:r>
      <w:ins w:id="144" w:author="Brian Locke" w:date="2026-08-29T17:49:00Z" w16du:dateUtc="2026-08-29T23:49:00Z">
        <w:r w:rsidR="00DB2221">
          <w:rPr>
            <w:color w:val="000000"/>
          </w:rPr>
          <w:t>s</w:t>
        </w:r>
      </w:ins>
      <w:r w:rsidRPr="00796E53">
        <w:rPr>
          <w:color w:val="000000"/>
        </w:rPr>
        <w:t xml:space="preserve"> a pragmatic record of </w:t>
      </w:r>
      <w:del w:id="145" w:author="Brian Locke" w:date="2026-08-29T17:50:00Z" w16du:dateUtc="2026-08-29T23:50:00Z">
        <w:r w:rsidRPr="00796E53" w:rsidDel="00DB2221">
          <w:rPr>
            <w:color w:val="000000"/>
          </w:rPr>
          <w:delText>how illness is initially framed at presentation</w:delText>
        </w:r>
      </w:del>
      <w:ins w:id="146" w:author="Brian Locke" w:date="2026-08-29T17:50:00Z" w16du:dateUtc="2026-08-29T23:50:00Z">
        <w:r w:rsidR="00DB2221">
          <w:rPr>
            <w:color w:val="000000"/>
          </w:rPr>
          <w:t>the presenting concern at triage</w:t>
        </w:r>
      </w:ins>
      <w:r w:rsidRPr="00796E53">
        <w:rPr>
          <w:color w:val="000000"/>
        </w:rPr>
        <w:t>, before</w:t>
      </w:r>
      <w:ins w:id="147" w:author="Brian Locke" w:date="2026-08-29T17:50:00Z" w16du:dateUtc="2026-08-29T23:50:00Z">
        <w:r w:rsidR="00DB2221">
          <w:rPr>
            <w:color w:val="000000"/>
          </w:rPr>
          <w:t xml:space="preserve"> hospital diagnoses are </w:t>
        </w:r>
      </w:ins>
      <w:del w:id="148" w:author="Brian Locke" w:date="2026-08-29T17:50:00Z" w16du:dateUtc="2026-08-29T23:50:00Z">
        <w:r w:rsidRPr="00796E53" w:rsidDel="00DB2221">
          <w:rPr>
            <w:color w:val="000000"/>
          </w:rPr>
          <w:delText xml:space="preserve"> diagnostic testing and final attribution are comple</w:delText>
        </w:r>
      </w:del>
      <w:ins w:id="149" w:author="Brian Locke" w:date="2026-08-29T17:50:00Z" w16du:dateUtc="2026-08-29T23:50:00Z">
        <w:r w:rsidR="00DB2221">
          <w:rPr>
            <w:color w:val="000000"/>
          </w:rPr>
          <w:t>established</w:t>
        </w:r>
      </w:ins>
      <w:del w:id="150" w:author="Brian Locke" w:date="2026-08-29T17:50:00Z" w16du:dateUtc="2026-08-29T23:50:00Z">
        <w:r w:rsidRPr="00796E53" w:rsidDel="00DB2221">
          <w:rPr>
            <w:color w:val="000000"/>
          </w:rPr>
          <w:delText>te</w:delText>
        </w:r>
      </w:del>
      <w:r w:rsidRPr="00796E53">
        <w:rPr>
          <w:color w:val="000000"/>
        </w:rPr>
        <w:t>.</w:t>
      </w:r>
      <w:r w:rsidR="006E2E5C">
        <w:rPr>
          <w:color w:val="000000"/>
        </w:rPr>
        <w:t xml:space="preserve"> </w:t>
      </w:r>
      <w:r w:rsidR="006E2E5C" w:rsidRPr="006E2E5C">
        <w:rPr>
          <w:color w:val="000000"/>
        </w:rPr>
        <w:fldChar w:fldCharType="begin"/>
      </w:r>
      <w:r w:rsidR="0067605B">
        <w:rPr>
          <w:color w:val="000000"/>
        </w:rPr>
        <w:instrText xml:space="preserve"> ADDIN ZOTERO_ITEM CSL_CITATION {"citationID":"qLrMztpz","properties":{"formattedCitation":"(8)","plainCitation":"(8)","noteIndex":0},"citationItems":[{"id":31,"uris":["http://zotero.org/groups/6006426/items/ZE4B8NDY"],"itemData":{"id":31,"type":"chapter","container-title":"Handbook of Biosurveillance","DOI":"10.1016/B978-012369378-5/50025-9","ISBN":"978-0-12-369378-5","language":"en","license":"https://www.elsevier.com/tdm/userlicense/1.0/","note":"PMCID: PMC7161385","page":"333-359","publisher":"Elsevier","source":"DOI.org (Crossref)","title":"Chief Complaints and ICD Codes","URL":"https://linkinghub.elsevier.com/retrieve/pii/B9780123693785500259","author":[{"family":"Wagner","given":"Michael M."},{"family":"Hogan","given":"William R."},{"family":"Chapman","given":"Wendy W."},{"family":"Gesteland","given":"Per H."}],"accessed":{"date-parts":[["2026",1,14]]},"issued":{"date-parts":[["2006"]]}}}],"schema":"https://github.com/citation-style-language/schema/raw/master/csl-citation.json"} </w:instrText>
      </w:r>
      <w:r w:rsidR="006E2E5C" w:rsidRPr="006E2E5C">
        <w:rPr>
          <w:color w:val="000000"/>
        </w:rPr>
        <w:fldChar w:fldCharType="separate"/>
      </w:r>
      <w:r w:rsidR="0067605B">
        <w:rPr>
          <w:color w:val="000000"/>
        </w:rPr>
        <w:t>(8)</w:t>
      </w:r>
      <w:r w:rsidR="006E2E5C" w:rsidRPr="006E2E5C">
        <w:rPr>
          <w:color w:val="000000"/>
        </w:rPr>
        <w:fldChar w:fldCharType="end"/>
      </w:r>
      <w:r w:rsidR="006E2E5C" w:rsidRPr="006E2E5C">
        <w:rPr>
          <w:color w:val="000000"/>
        </w:rPr>
        <w:t xml:space="preserve"> </w:t>
      </w:r>
      <w:r w:rsidRPr="00796E53">
        <w:rPr>
          <w:color w:val="000000"/>
        </w:rPr>
        <w:t xml:space="preserve"> Their free-text format </w:t>
      </w:r>
      <w:del w:id="151" w:author="Brian Locke" w:date="2026-08-29T17:51:00Z" w16du:dateUtc="2026-08-29T23:51:00Z">
        <w:r w:rsidRPr="00796E53" w:rsidDel="00DB2221">
          <w:rPr>
            <w:color w:val="000000"/>
          </w:rPr>
          <w:delText>has traditionally limited systematic study</w:delText>
        </w:r>
      </w:del>
      <w:ins w:id="152" w:author="Brian Locke" w:date="2026-08-29T17:51:00Z" w16du:dateUtc="2026-08-29T23:51:00Z">
        <w:r w:rsidR="00DB2221">
          <w:rPr>
            <w:color w:val="000000"/>
          </w:rPr>
          <w:t>complicates systematic analysis</w:t>
        </w:r>
      </w:ins>
      <w:r w:rsidRPr="00796E53">
        <w:rPr>
          <w:color w:val="000000"/>
        </w:rPr>
        <w:t xml:space="preserve"> at scale, but natural language processing</w:t>
      </w:r>
      <w:del w:id="153" w:author="Brian Locke" w:date="2026-08-29T17:51:00Z" w16du:dateUtc="2026-08-29T23:51:00Z">
        <w:r w:rsidRPr="00796E53" w:rsidDel="00DB2221">
          <w:rPr>
            <w:color w:val="000000"/>
          </w:rPr>
          <w:delText xml:space="preserve"> </w:delText>
        </w:r>
      </w:del>
      <w:ins w:id="154" w:author="Brian Locke" w:date="2026-08-29T17:51:00Z" w16du:dateUtc="2026-08-29T23:51:00Z">
        <w:r w:rsidR="00DB2221">
          <w:rPr>
            <w:color w:val="000000"/>
          </w:rPr>
          <w:t xml:space="preserve"> can be used to map these data to discrete clinical categories</w:t>
        </w:r>
      </w:ins>
      <w:del w:id="155" w:author="Brian Locke" w:date="2026-08-29T17:51:00Z" w16du:dateUtc="2026-08-29T23:51:00Z">
        <w:r w:rsidRPr="00796E53" w:rsidDel="00DB2221">
          <w:rPr>
            <w:color w:val="000000"/>
          </w:rPr>
          <w:delText xml:space="preserve">enables scalable normalization and categorization of these </w:delText>
        </w:r>
        <w:r w:rsidRPr="00EA27DB" w:rsidDel="00DB2221">
          <w:rPr>
            <w:color w:val="000000"/>
          </w:rPr>
          <w:delText>data</w:delText>
        </w:r>
      </w:del>
      <w:r w:rsidRPr="00796E53">
        <w:rPr>
          <w:color w:val="000000"/>
        </w:rPr>
        <w:t>.</w:t>
      </w:r>
      <w:r w:rsidR="006E2E5C">
        <w:rPr>
          <w:color w:val="000000"/>
        </w:rPr>
        <w:t xml:space="preserve"> </w:t>
      </w:r>
      <w:r w:rsidR="006E2E5C" w:rsidRPr="006E2E5C">
        <w:rPr>
          <w:color w:val="000000"/>
        </w:rPr>
        <w:fldChar w:fldCharType="begin"/>
      </w:r>
      <w:r w:rsidR="0067605B">
        <w:rPr>
          <w:color w:val="000000"/>
        </w:rPr>
        <w:instrText xml:space="preserve"> ADDIN ZOTERO_ITEM CSL_CITATION {"citationID":"j0DfnpdI","properties":{"formattedCitation":"(9)","plainCitation":"(9)","noteIndex":0},"citationItems":[{"id":12,"uris":["http://zotero.org/groups/6006426/items/J7NWKEI5"],"itemData":{"id":12,"type":"article-journal","abstract":"OBJECTIVE: Natural language processing (NLP) of symptoms from electronic health records (EHRs) could contribute to the advancement of symptom science. We aim to synthesize the literature on the use of NLP to process or analyze symptom information documented in EHR free-text narratives.\nMATERIALS AND METHODS: Our search of 1964 records from PubMed and EMBASE was narrowed to 27 eligible articles. Data related to the purpose, free-text corpus, patients, symptoms, NLP methodology, evaluation metrics, and quality indicators were extracted for each study.\nRESULTS: Symptom-related information was presented as a primary outcome in 14 studies. EHR narratives represented various inpatient and outpatient clinical specialties, with general, cardiology, and mental health occurring most frequently. Studies encompassed a wide variety of symptoms, including shortness of breath, pain, nausea, dizziness, disturbed sleep, constipation, and depressed mood. NLP approaches included previously developed NLP tools, classification methods, and manually curated rule-based processing. Only one-third (n = 9) of studies reported patient demographic characteristics.\nDISCUSSION: NLP is used to extract information from EHR free-text narratives written by a variety of healthcare providers on an expansive range of symptoms across diverse clinical specialties. The current focus of this field is on the development of methods to extract symptom information and the use of symptom information for disease classification tasks rather than the examination of symptoms themselves.\nCONCLUSION: Future NLP studies should concentrate on the investigation of symptoms and symptom documentation in EHR free-text narratives. Efforts should be undertaken to examine patient characteristics and make symptom-related NLP algorithms or pipelines and vocabularies openly available.","container-title":"Journal of the American Medical Informatics Association: JAMIA","DOI":"10.1093/jamia/ocy173","ISSN":"1527-974X","issue":"4","journalAbbreviation":"J Am Med Inform Assoc","language":"eng","note":"PMID: 30726935\nPMCID: PMC6657282","page":"364-379","PMID":"30726935","PMCID":"PMC6657282","source":"PubMed","title":"Natural language processing of symptoms documented in free-text narratives of electronic health records: a systematic review","title-short":"Natural language processing of symptoms documented in free-text narratives of electronic health records","volume":"26","author":[{"family":"Koleck","given":"Theresa A."},{"family":"Dreisbach","given":"Caitlin"},{"family":"Bourne","given":"Philip E."},{"family":"Bakken","given":"Suzanne"}],"issued":{"date-parts":[["2019",4,1]]}}}],"schema":"https://github.com/citation-style-language/schema/raw/master/csl-citation.json"} </w:instrText>
      </w:r>
      <w:r w:rsidR="006E2E5C" w:rsidRPr="006E2E5C">
        <w:rPr>
          <w:color w:val="000000"/>
        </w:rPr>
        <w:fldChar w:fldCharType="separate"/>
      </w:r>
      <w:r w:rsidR="0067605B">
        <w:rPr>
          <w:color w:val="000000"/>
        </w:rPr>
        <w:t>(9)</w:t>
      </w:r>
      <w:r w:rsidR="006E2E5C" w:rsidRPr="006E2E5C">
        <w:rPr>
          <w:color w:val="000000"/>
        </w:rPr>
        <w:fldChar w:fldCharType="end"/>
      </w:r>
    </w:p>
    <w:p w14:paraId="57338B96" w14:textId="7C630A46" w:rsidR="00796E53" w:rsidRPr="00796E53" w:rsidRDefault="00796E53" w:rsidP="00C67726">
      <w:pPr>
        <w:spacing w:before="100" w:beforeAutospacing="1" w:after="100" w:afterAutospacing="1" w:line="480" w:lineRule="auto"/>
        <w:rPr>
          <w:color w:val="000000"/>
        </w:rPr>
      </w:pPr>
      <w:r w:rsidRPr="00796E53">
        <w:rPr>
          <w:color w:val="000000"/>
        </w:rPr>
        <w:t xml:space="preserve">In this retrospective cross-sectional study, we used </w:t>
      </w:r>
      <w:del w:id="156" w:author="Brian Locke" w:date="2026-08-29T17:52:00Z" w16du:dateUtc="2026-08-29T23:52:00Z">
        <w:r w:rsidRPr="00796E53" w:rsidDel="00DB2221">
          <w:rPr>
            <w:color w:val="000000"/>
          </w:rPr>
          <w:delText xml:space="preserve">NLP </w:delText>
        </w:r>
      </w:del>
      <w:ins w:id="157" w:author="Brian Locke" w:date="2026-08-29T17:52:00Z" w16du:dateUtc="2026-08-29T23:52:00Z">
        <w:r w:rsidR="00DB2221">
          <w:rPr>
            <w:color w:val="000000"/>
          </w:rPr>
          <w:t>natural language processing</w:t>
        </w:r>
        <w:r w:rsidR="00DB2221" w:rsidRPr="00796E53">
          <w:rPr>
            <w:color w:val="000000"/>
          </w:rPr>
          <w:t xml:space="preserve"> </w:t>
        </w:r>
      </w:ins>
      <w:r w:rsidRPr="00796E53">
        <w:rPr>
          <w:color w:val="000000"/>
        </w:rPr>
        <w:t>to classify ED triage chief complaint</w:t>
      </w:r>
      <w:ins w:id="158" w:author="Brian Locke" w:date="2026-08-29T17:52:00Z" w16du:dateUtc="2026-08-29T23:52:00Z">
        <w:r w:rsidR="00DB2221">
          <w:rPr>
            <w:color w:val="000000"/>
          </w:rPr>
          <w:t xml:space="preserve"> text</w:t>
        </w:r>
      </w:ins>
      <w:del w:id="159" w:author="Brian Locke" w:date="2026-08-29T17:52:00Z" w16du:dateUtc="2026-08-29T23:52:00Z">
        <w:r w:rsidRPr="00796E53" w:rsidDel="00DB2221">
          <w:rPr>
            <w:color w:val="000000"/>
          </w:rPr>
          <w:delText>s into standardized National Hospital Ambulatory Medical Care Survey (NHAMCS) reason-for-visit (RFV) categories</w:delText>
        </w:r>
      </w:del>
      <w:r w:rsidRPr="00796E53">
        <w:rPr>
          <w:color w:val="000000"/>
        </w:rPr>
        <w:t xml:space="preserve"> among MIMIC-IV </w:t>
      </w:r>
      <w:ins w:id="160" w:author="Brian Locke" w:date="2026-08-29T17:52:00Z" w16du:dateUtc="2026-08-29T23:52:00Z">
        <w:r w:rsidR="00DB2221">
          <w:rPr>
            <w:color w:val="000000"/>
          </w:rPr>
          <w:t xml:space="preserve">admissions </w:t>
        </w:r>
        <w:r w:rsidR="00952968">
          <w:rPr>
            <w:color w:val="000000"/>
          </w:rPr>
          <w:t xml:space="preserve">with health-record evidence of hypercapnia. </w:t>
        </w:r>
      </w:ins>
      <w:del w:id="161" w:author="Brian Locke" w:date="2026-08-29T17:52:00Z" w16du:dateUtc="2026-08-29T23:52:00Z">
        <w:r w:rsidRPr="00796E53" w:rsidDel="00952968">
          <w:rPr>
            <w:color w:val="000000"/>
          </w:rPr>
          <w:delText xml:space="preserve">ED-linked hospital admissions with chief complaint and EHR evidence of hypercapnia by blood gas and/or hypercapnia-related ICD codes. </w:delText>
        </w:r>
      </w:del>
      <w:r w:rsidRPr="00796E53">
        <w:rPr>
          <w:color w:val="000000"/>
        </w:rPr>
        <w:t xml:space="preserve">(10,11) We </w:t>
      </w:r>
      <w:del w:id="162" w:author="Brian Locke" w:date="2026-08-29T17:53:00Z" w16du:dateUtc="2026-08-29T23:53:00Z">
        <w:r w:rsidRPr="00796E53" w:rsidDel="00952968">
          <w:rPr>
            <w:color w:val="000000"/>
          </w:rPr>
          <w:delText xml:space="preserve">sought to </w:delText>
        </w:r>
      </w:del>
      <w:r w:rsidRPr="00796E53">
        <w:rPr>
          <w:color w:val="000000"/>
        </w:rPr>
        <w:t>describe</w:t>
      </w:r>
      <w:ins w:id="163" w:author="Brian Locke" w:date="2026-08-29T17:53:00Z" w16du:dateUtc="2026-08-29T23:53:00Z">
        <w:r w:rsidR="00952968">
          <w:rPr>
            <w:color w:val="000000"/>
          </w:rPr>
          <w:t xml:space="preserve">d the distribution of presenting concerns and examined how these distributions varied across clinically and methodologically relevant subgroups. </w:t>
        </w:r>
      </w:ins>
      <w:del w:id="164" w:author="Brian Locke" w:date="2026-08-29T17:53:00Z" w16du:dateUtc="2026-08-29T23:53:00Z">
        <w:r w:rsidRPr="00796E53" w:rsidDel="00952968">
          <w:rPr>
            <w:color w:val="000000"/>
          </w:rPr>
          <w:delText xml:space="preserve"> ED chief-complaint categories in this EHR-ascertained cohort and to assess how chief-complaint distributions varied</w:delText>
        </w:r>
        <w:r w:rsidR="00C67726" w:rsidDel="00952968">
          <w:rPr>
            <w:color w:val="000000"/>
          </w:rPr>
          <w:delText>.</w:delText>
        </w:r>
      </w:del>
    </w:p>
    <w:p w14:paraId="1A3C442D" w14:textId="3988DBD3"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Methods</w:t>
      </w:r>
    </w:p>
    <w:p w14:paraId="1510393C" w14:textId="1D0470DC" w:rsidR="00D84167" w:rsidRPr="00D84167" w:rsidRDefault="00D84167" w:rsidP="00340180">
      <w:pPr>
        <w:spacing w:before="100" w:beforeAutospacing="1" w:after="100" w:afterAutospacing="1" w:line="480" w:lineRule="auto"/>
        <w:outlineLvl w:val="2"/>
        <w:rPr>
          <w:b/>
          <w:bCs/>
          <w:color w:val="000000"/>
          <w:sz w:val="27"/>
          <w:szCs w:val="27"/>
        </w:rPr>
      </w:pPr>
      <w:r w:rsidRPr="00D84167">
        <w:rPr>
          <w:b/>
          <w:bCs/>
          <w:color w:val="000000"/>
          <w:sz w:val="27"/>
          <w:szCs w:val="27"/>
        </w:rPr>
        <w:t>Study Design</w:t>
      </w:r>
      <w:r w:rsidR="009B6216">
        <w:rPr>
          <w:b/>
          <w:bCs/>
          <w:color w:val="000000"/>
          <w:sz w:val="27"/>
          <w:szCs w:val="27"/>
        </w:rPr>
        <w:t xml:space="preserve"> and</w:t>
      </w:r>
      <w:r w:rsidR="00F8346F">
        <w:rPr>
          <w:b/>
          <w:bCs/>
          <w:color w:val="000000"/>
          <w:sz w:val="27"/>
          <w:szCs w:val="27"/>
        </w:rPr>
        <w:t xml:space="preserve"> </w:t>
      </w:r>
      <w:r w:rsidR="00F8346F" w:rsidRPr="00D84167">
        <w:rPr>
          <w:b/>
          <w:bCs/>
          <w:color w:val="000000"/>
          <w:sz w:val="27"/>
          <w:szCs w:val="27"/>
        </w:rPr>
        <w:t>Data Source</w:t>
      </w:r>
    </w:p>
    <w:p w14:paraId="46F4E253" w14:textId="45E61D48" w:rsidR="001E06A5" w:rsidRDefault="001E06A5" w:rsidP="00340180">
      <w:pPr>
        <w:spacing w:before="100" w:beforeAutospacing="1" w:after="100" w:afterAutospacing="1" w:line="480" w:lineRule="auto"/>
        <w:rPr>
          <w:color w:val="000000"/>
        </w:rPr>
      </w:pPr>
      <w:r w:rsidRPr="001E06A5">
        <w:rPr>
          <w:color w:val="000000"/>
        </w:rPr>
        <w:t xml:space="preserve">We conducted a retrospective </w:t>
      </w:r>
      <w:del w:id="165" w:author="Brian Locke" w:date="2026-08-29T18:27:00Z" w16du:dateUtc="2026-08-30T00:27:00Z">
        <w:r w:rsidRPr="001E06A5" w:rsidDel="00D144FF">
          <w:rPr>
            <w:color w:val="000000"/>
          </w:rPr>
          <w:delText xml:space="preserve">cross-sectional </w:delText>
        </w:r>
      </w:del>
      <w:r w:rsidRPr="001E06A5">
        <w:rPr>
          <w:color w:val="000000"/>
        </w:rPr>
        <w:t>study</w:t>
      </w:r>
      <w:ins w:id="166" w:author="Brian Locke" w:date="2026-08-29T18:28:00Z" w16du:dateUtc="2026-08-30T00:28:00Z">
        <w:r w:rsidR="00D144FF">
          <w:rPr>
            <w:color w:val="000000"/>
          </w:rPr>
          <w:t xml:space="preserve"> of MIMIC-IV ED-linked hospital admissions with available chief-complaint text and </w:t>
        </w:r>
      </w:ins>
      <w:ins w:id="167" w:author="Brian Locke" w:date="2026-08-29T18:48:00Z" w16du:dateUtc="2026-08-30T00:48:00Z">
        <w:r w:rsidR="00D144FF">
          <w:rPr>
            <w:color w:val="000000"/>
          </w:rPr>
          <w:t>health record</w:t>
        </w:r>
      </w:ins>
      <w:ins w:id="168" w:author="Brian Locke" w:date="2026-08-29T18:28:00Z" w16du:dateUtc="2026-08-30T00:28:00Z">
        <w:r w:rsidR="00D144FF">
          <w:rPr>
            <w:color w:val="000000"/>
          </w:rPr>
          <w:t xml:space="preserve"> evidence of hypercapnia based on physiologic or administrative criteria. </w:t>
        </w:r>
      </w:ins>
      <w:r w:rsidRPr="001E06A5">
        <w:rPr>
          <w:color w:val="000000"/>
        </w:rPr>
        <w:t xml:space="preserve"> </w:t>
      </w:r>
      <w:del w:id="169" w:author="Brian Locke" w:date="2026-08-29T18:48:00Z" w16du:dateUtc="2026-08-30T00:48:00Z">
        <w:r w:rsidRPr="001E06A5" w:rsidDel="00D144FF">
          <w:rPr>
            <w:color w:val="000000"/>
          </w:rPr>
          <w:delText>to describe concerns documented in the emergency department triage chief complaint field among</w:delText>
        </w:r>
      </w:del>
      <w:ins w:id="170" w:author="Brian Locke" w:date="2026-08-29T18:48:00Z" w16du:dateUtc="2026-08-30T00:48:00Z">
        <w:r w:rsidR="00D144FF">
          <w:rPr>
            <w:color w:val="000000"/>
          </w:rPr>
          <w:t>We used deidentified data from the MIMIC-IV version 3.1 and</w:t>
        </w:r>
      </w:ins>
      <w:r w:rsidRPr="001E06A5">
        <w:rPr>
          <w:color w:val="000000"/>
        </w:rPr>
        <w:t xml:space="preserve"> MIMIC-IV ED</w:t>
      </w:r>
      <w:ins w:id="171" w:author="Brian Locke" w:date="2026-08-29T18:48:00Z" w16du:dateUtc="2026-08-30T00:48:00Z">
        <w:r w:rsidR="00D144FF">
          <w:rPr>
            <w:color w:val="000000"/>
          </w:rPr>
          <w:t xml:space="preserve"> version 2.2</w:t>
        </w:r>
      </w:ins>
      <w:ins w:id="172" w:author="Brian Locke" w:date="2026-08-29T18:49:00Z" w16du:dateUtc="2026-08-30T00:49:00Z">
        <w:r w:rsidR="00AE5976">
          <w:rPr>
            <w:color w:val="000000"/>
          </w:rPr>
          <w:t>. MIMIC-IV contains records from</w:t>
        </w:r>
      </w:ins>
      <w:ins w:id="173" w:author="Brian Locke" w:date="2026-08-29T18:50:00Z" w16du:dateUtc="2026-08-30T00:50:00Z">
        <w:r w:rsidR="00AE5976">
          <w:rPr>
            <w:color w:val="000000"/>
          </w:rPr>
          <w:t xml:space="preserve"> 2011 to 2019 at</w:t>
        </w:r>
      </w:ins>
      <w:ins w:id="174" w:author="Brian Locke" w:date="2026-08-29T18:49:00Z" w16du:dateUtc="2026-08-30T00:49:00Z">
        <w:r w:rsidR="00AE5976">
          <w:rPr>
            <w:color w:val="000000"/>
          </w:rPr>
          <w:t xml:space="preserve"> Beth Israel Deaconness Medical Center</w:t>
        </w:r>
      </w:ins>
      <w:ins w:id="175" w:author="Brian Locke" w:date="2026-08-29T18:50:00Z" w16du:dateUtc="2026-08-30T00:50:00Z">
        <w:r w:rsidR="00AE5976">
          <w:rPr>
            <w:color w:val="000000"/>
          </w:rPr>
          <w:t xml:space="preserve"> (BIDMC)</w:t>
        </w:r>
      </w:ins>
      <w:ins w:id="176" w:author="Brian Locke" w:date="2026-08-29T18:49:00Z" w16du:dateUtc="2026-08-30T00:49:00Z">
        <w:r w:rsidR="00AE5976">
          <w:rPr>
            <w:color w:val="000000"/>
          </w:rPr>
          <w:t xml:space="preserve"> in Boston, </w:t>
        </w:r>
      </w:ins>
      <w:ins w:id="177" w:author="Brian Locke" w:date="2026-08-29T18:50:00Z" w16du:dateUtc="2026-08-30T00:50:00Z">
        <w:r w:rsidR="00AE5976">
          <w:rPr>
            <w:color w:val="000000"/>
          </w:rPr>
          <w:t>Massachusetts</w:t>
        </w:r>
      </w:ins>
      <w:ins w:id="178" w:author="Brian Locke" w:date="2026-08-29T18:49:00Z" w16du:dateUtc="2026-08-30T00:49:00Z">
        <w:r w:rsidR="00AE5976">
          <w:rPr>
            <w:color w:val="000000"/>
          </w:rPr>
          <w:t xml:space="preserve"> </w:t>
        </w:r>
      </w:ins>
      <w:ins w:id="179" w:author="Brian Locke" w:date="2026-08-29T18:50:00Z" w16du:dateUtc="2026-08-30T00:50:00Z">
        <w:r w:rsidR="00AE5976">
          <w:rPr>
            <w:color w:val="000000"/>
          </w:rPr>
          <w:t xml:space="preserve">and was created under institutional review board approvals from </w:t>
        </w:r>
      </w:ins>
      <w:ins w:id="180" w:author="Brian Locke" w:date="2026-08-29T18:51:00Z" w16du:dateUtc="2026-08-30T00:51:00Z">
        <w:r w:rsidR="00AE5976">
          <w:rPr>
            <w:color w:val="000000"/>
          </w:rPr>
          <w:t>BIDMC and the Massachusetts Institute of Technology</w:t>
        </w:r>
      </w:ins>
      <w:del w:id="181" w:author="Brian Locke" w:date="2026-08-29T18:48:00Z" w16du:dateUtc="2026-08-30T00:48:00Z">
        <w:r w:rsidRPr="001E06A5" w:rsidDel="00D144FF">
          <w:rPr>
            <w:color w:val="000000"/>
          </w:rPr>
          <w:delText>-</w:delText>
        </w:r>
      </w:del>
      <w:del w:id="182" w:author="Brian Locke" w:date="2026-08-29T18:51:00Z" w16du:dateUtc="2026-08-30T00:51:00Z">
        <w:r w:rsidRPr="001E06A5" w:rsidDel="00AE5976">
          <w:rPr>
            <w:color w:val="000000"/>
          </w:rPr>
          <w:delText>link</w:delText>
        </w:r>
      </w:del>
      <w:del w:id="183" w:author="Brian Locke" w:date="2026-08-29T18:49:00Z" w16du:dateUtc="2026-08-30T00:49:00Z">
        <w:r w:rsidRPr="001E06A5" w:rsidDel="00AE5976">
          <w:rPr>
            <w:color w:val="000000"/>
          </w:rPr>
          <w:delText>ed</w:delText>
        </w:r>
      </w:del>
      <w:del w:id="184" w:author="Brian Locke" w:date="2026-08-29T18:51:00Z" w16du:dateUtc="2026-08-30T00:51:00Z">
        <w:r w:rsidRPr="001E06A5" w:rsidDel="00AE5976">
          <w:rPr>
            <w:color w:val="000000"/>
          </w:rPr>
          <w:delText xml:space="preserve"> hospital admissions with nonmissing triage chief complaint and EHR evidence of hypercapnia by blood gas and/or hypercapnia-related ICD codes, and to compare concern distributions by overlapping ascertainment indicator, age, and acidemia. We used de-identified data from the Medical Information Mart for Intensive Care IV (MIMIC-IV) database. Emergency department encounters were obtained from MIMIC-IV-ED and linked to corresponding inpatient hospitalizations using unique hospital admission identifiers. MIMIC-IV contains records from Beth Israel Deaconess Medical Center in Boston, Massachusetts, from 2011 through 2019</w:delText>
        </w:r>
        <w:r w:rsidR="00EA27DB" w:rsidDel="00AE5976">
          <w:rPr>
            <w:color w:val="000000"/>
          </w:rPr>
          <w:delText xml:space="preserve">. </w:delText>
        </w:r>
        <w:r w:rsidR="00EA27DB" w:rsidDel="00AE5976">
          <w:rPr>
            <w:color w:val="000000"/>
          </w:rPr>
          <w:fldChar w:fldCharType="begin"/>
        </w:r>
        <w:r w:rsidR="00EA27DB" w:rsidDel="00AE5976">
          <w:rPr>
            <w:color w:val="000000"/>
          </w:rPr>
          <w:delInstrText xml:space="preserve"> ADDIN ZOTERO_ITEM CSL_CITATION {"citationID":"l0Qm4sbi","properties":{"unsorted":false,"formattedCitation":"(10)","plainCitation":"(10)","noteIndex":0},"citationItems":[{"id":13,"uris":["http://zotero.org/groups/6006426/items/V86N2MMB"],"itemData":{"id":13,"type":"article-journal","abstract":"Digital data collection during routine clinical practice is now ubiquitous within hospitals. The data contains valuable information on the care of patients and their response to treatments, offering exciting opportunities for research. Typically, data are stored within archival systems that are not intended to support research. These systems are often inaccessible to researchers and structured for optimal storage, rather than interpretability and analysis. Here we present MIMIC-IV, a publicly available database sourced from the electronic health record of the Beth Israel Deaconess Medical Center. Information available includes patient measurements, orders, diagnoses, procedures, treatments, and deidentified free-text clinical notes. MIMIC-IV is intended to support a wide array of research studies and educational material, helping to reduce barriers to conducting clinical research.","container-title":"Scientific Data","DOI":"10.1038/s41597-022-01899-x","ISSN":"2052-4463","issue":"1","journalAbbreviation":"Sci Data","language":"eng","note":"PMID: 36596836\nPMCID: PMC9810617","page":"1","PMID":"36596836","PMCID":"PMC9810617","source":"PubMed","title":"MIMIC-IV, a freely accessible electronic health record dataset","volume":"10","author":[{"family":"Johnson","given":"Alistair E. W."},{"family":"Bulgarelli","given":"Lucas"},{"family":"Shen","given":"Lu"},{"family":"Gayles","given":"Alvin"},{"family":"Shammout","given":"Ayad"},{"family":"Horng","given":"Steven"},{"family":"Pollard","given":"Tom J."},{"family":"Hao","given":"Sicheng"},{"family":"Moody","given":"Benjamin"},{"family":"Gow","given":"Brian"},{"family":"Lehman","given":"Li-Wei H."},{"family":"Celi","given":"Leo A."},{"family":"Mark","given":"Roger G."}],"issued":{"date-parts":[["2023",1,3]]}}}],"schema":"https://github.com/citation-style-language/schema/raw/master/csl-citation.json"} </w:delInstrText>
        </w:r>
        <w:r w:rsidR="00EA27DB" w:rsidDel="00AE5976">
          <w:rPr>
            <w:color w:val="000000"/>
          </w:rPr>
          <w:fldChar w:fldCharType="separate"/>
        </w:r>
        <w:r w:rsidR="00EA27DB" w:rsidDel="00AE5976">
          <w:rPr>
            <w:noProof/>
            <w:color w:val="000000"/>
          </w:rPr>
          <w:delText>(10)</w:delText>
        </w:r>
        <w:r w:rsidR="00EA27DB" w:rsidDel="00AE5976">
          <w:rPr>
            <w:color w:val="000000"/>
          </w:rPr>
          <w:fldChar w:fldCharType="end"/>
        </w:r>
        <w:r w:rsidR="00EA27DB" w:rsidDel="00AE5976">
          <w:rPr>
            <w:color w:val="000000"/>
          </w:rPr>
          <w:delText xml:space="preserve"> </w:delText>
        </w:r>
        <w:r w:rsidR="004460F2" w:rsidRPr="004460F2" w:rsidDel="00AE5976">
          <w:rPr>
            <w:color w:val="000000"/>
          </w:rPr>
          <w:delText>The MIMIC-IV database was approved by the Institutional Review Boards of the Massachusetts Institute of Technology and Beth Israel Deaconess Medical Center. Because</w:delText>
        </w:r>
      </w:del>
      <w:ins w:id="185" w:author="Brian Locke" w:date="2026-08-29T18:51:00Z" w16du:dateUtc="2026-08-30T00:51:00Z">
        <w:r w:rsidR="00AE5976">
          <w:rPr>
            <w:color w:val="000000"/>
          </w:rPr>
          <w:t>.</w:t>
        </w:r>
      </w:ins>
      <w:r w:rsidR="004460F2" w:rsidRPr="004460F2">
        <w:rPr>
          <w:color w:val="000000"/>
        </w:rPr>
        <w:t xml:space="preserve"> </w:t>
      </w:r>
      <w:del w:id="186" w:author="Brian Locke" w:date="2026-08-29T18:51:00Z" w16du:dateUtc="2026-08-30T00:51:00Z">
        <w:r w:rsidR="004460F2" w:rsidRPr="004460F2" w:rsidDel="00AE5976">
          <w:rPr>
            <w:color w:val="000000"/>
          </w:rPr>
          <w:delText>t</w:delText>
        </w:r>
      </w:del>
      <w:ins w:id="187" w:author="Brian Locke" w:date="2026-08-29T18:51:00Z" w16du:dateUtc="2026-08-30T00:51:00Z">
        <w:r w:rsidR="00AE5976">
          <w:rPr>
            <w:color w:val="000000"/>
          </w:rPr>
          <w:t>T</w:t>
        </w:r>
      </w:ins>
      <w:r w:rsidR="004460F2" w:rsidRPr="004460F2">
        <w:rPr>
          <w:color w:val="000000"/>
        </w:rPr>
        <w:t>he present analysis used de-identified data</w:t>
      </w:r>
      <w:ins w:id="188" w:author="Brian Locke" w:date="2026-08-29T18:51:00Z" w16du:dateUtc="2026-08-30T00:51:00Z">
        <w:r w:rsidR="00AE5976">
          <w:rPr>
            <w:color w:val="000000"/>
          </w:rPr>
          <w:t xml:space="preserve"> and thus d</w:t>
        </w:r>
      </w:ins>
      <w:del w:id="189" w:author="Brian Locke" w:date="2026-08-29T18:51:00Z" w16du:dateUtc="2026-08-30T00:51:00Z">
        <w:r w:rsidR="004460F2" w:rsidRPr="004460F2" w:rsidDel="00AE5976">
          <w:rPr>
            <w:color w:val="000000"/>
          </w:rPr>
          <w:delText>, it was not considered human subjects research and d</w:delText>
        </w:r>
      </w:del>
      <w:r w:rsidR="004460F2" w:rsidRPr="004460F2">
        <w:rPr>
          <w:color w:val="000000"/>
        </w:rPr>
        <w:t>id not require additional institutional review board oversight.</w:t>
      </w:r>
    </w:p>
    <w:p w14:paraId="2D9B09ED" w14:textId="1CA20AB0" w:rsidR="00CC6CC8" w:rsidRDefault="009B6216" w:rsidP="001E06A5">
      <w:pPr>
        <w:spacing w:before="100" w:beforeAutospacing="1" w:after="100" w:afterAutospacing="1" w:line="480" w:lineRule="auto"/>
        <w:rPr>
          <w:b/>
          <w:bCs/>
          <w:color w:val="000000"/>
          <w:sz w:val="27"/>
          <w:szCs w:val="27"/>
        </w:rPr>
      </w:pPr>
      <w:r>
        <w:rPr>
          <w:b/>
          <w:bCs/>
          <w:color w:val="000000"/>
          <w:sz w:val="27"/>
          <w:szCs w:val="27"/>
        </w:rPr>
        <w:t>Cohort</w:t>
      </w:r>
    </w:p>
    <w:p w14:paraId="3A1C3A21" w14:textId="7EE291C3" w:rsidR="009B6216" w:rsidRDefault="009B6216" w:rsidP="00340180">
      <w:pPr>
        <w:spacing w:before="100" w:beforeAutospacing="1" w:after="100" w:afterAutospacing="1" w:line="480" w:lineRule="auto"/>
      </w:pPr>
      <w:r w:rsidRPr="009B6216">
        <w:t xml:space="preserve">We included hospital admissions linked to an emergency department presentation if </w:t>
      </w:r>
      <w:del w:id="190" w:author="Brian Locke" w:date="2026-08-29T18:53:00Z" w16du:dateUtc="2026-08-30T00:53:00Z">
        <w:r w:rsidRPr="009B6216" w:rsidDel="00AE5976">
          <w:delText xml:space="preserve">the </w:delText>
        </w:r>
      </w:del>
      <w:r w:rsidRPr="009B6216">
        <w:t xml:space="preserve">triage chief complaint was </w:t>
      </w:r>
      <w:del w:id="191" w:author="Brian Locke" w:date="2026-08-29T18:53:00Z" w16du:dateUtc="2026-08-30T00:53:00Z">
        <w:r w:rsidRPr="009B6216" w:rsidDel="00AE5976">
          <w:delText>not missing</w:delText>
        </w:r>
      </w:del>
      <w:ins w:id="192" w:author="Brian Locke" w:date="2026-08-29T18:53:00Z" w16du:dateUtc="2026-08-30T00:53:00Z">
        <w:r w:rsidR="00AE5976">
          <w:t>available</w:t>
        </w:r>
      </w:ins>
      <w:r w:rsidRPr="009B6216">
        <w:t xml:space="preserve"> and at least one prespecified </w:t>
      </w:r>
      <w:ins w:id="193" w:author="Brian Locke" w:date="2026-08-29T18:53:00Z" w16du:dateUtc="2026-08-30T00:53:00Z">
        <w:r w:rsidR="00AE5976">
          <w:t xml:space="preserve">physiologic or administrative </w:t>
        </w:r>
      </w:ins>
      <w:r w:rsidRPr="009B6216">
        <w:t>ascertainment criterion for hypercapnia was met: (1) an</w:t>
      </w:r>
      <w:r w:rsidR="00FE1520">
        <w:t xml:space="preserve"> </w:t>
      </w:r>
      <w:r w:rsidR="00FE1520" w:rsidRPr="00FE1520">
        <w:t>International Classification of Diseases, Tenth Revision, Clinical Modification (ICD-10-CM)</w:t>
      </w:r>
      <w:r w:rsidRPr="009B6216">
        <w:t xml:space="preserve"> diagnosis code</w:t>
      </w:r>
      <w:r w:rsidR="001B2FAD">
        <w:t xml:space="preserve"> </w:t>
      </w:r>
      <w:r w:rsidR="001B2FAD">
        <w:fldChar w:fldCharType="begin"/>
      </w:r>
      <w:r w:rsidR="00EA27DB">
        <w:instrText xml:space="preserve"> ADDIN ZOTERO_ITEM CSL_CITATION {"citationID":"4BDqe1TR","properties":{"unsorted":false,"formattedCitation":"(11)","plainCitation":"(11)","noteIndex":0},"citationItems":[{"id":35,"uris":["http://zotero.org/groups/6006426/items/CEV65F2M"],"itemData":{"id":35,"type":"post-weblog","title":"International Statistical Classification of Diseases and Related Health Problems (ICD)","URL":"https://www.who.int/classifications/classification-of-diseases","author":[{"family":"World Health Organization","given":""}]}}],"schema":"https://github.com/citation-style-language/schema/raw/master/csl-citation.json"} </w:instrText>
      </w:r>
      <w:r w:rsidR="001B2FAD">
        <w:fldChar w:fldCharType="separate"/>
      </w:r>
      <w:r w:rsidR="00EA27DB">
        <w:rPr>
          <w:noProof/>
        </w:rPr>
        <w:t>(11)</w:t>
      </w:r>
      <w:r w:rsidR="001B2FAD">
        <w:fldChar w:fldCharType="end"/>
      </w:r>
      <w:r w:rsidRPr="009B6216">
        <w:t xml:space="preserve"> for acute respiratory failure with hypercapnia (J96.02), chronic respiratory failure with hypercapnia (J96.12), acute and chronic respiratory failure with hypercapnia (J96.22), respiratory failure unspecified with hypercapnia (J96.92), or obesity hypoventilation syndrome / morbid obesity with alveolar hypoventilation (E66.2), or ICD-9 code 278.03</w:t>
      </w:r>
      <w:r w:rsidR="001B2FAD">
        <w:t xml:space="preserve"> </w:t>
      </w:r>
      <w:r w:rsidR="001B2FAD">
        <w:fldChar w:fldCharType="begin"/>
      </w:r>
      <w:r w:rsidR="00EA27DB">
        <w:instrText xml:space="preserve"> ADDIN ZOTERO_ITEM CSL_CITATION {"citationID":"p1jdibI9","properties":{"unsorted":false,"formattedCitation":"(12)","plainCitation":"(12)","noteIndex":0},"citationItems":[{"id":90,"uris":["http://zotero.org/groups/6006426/items/QG3YG33D"],"itemData":{"id":90,"type":"article-journal","abstract":"PURPOSE: Hypercapnic respiratory failure (HRF) is a frequent cause of hospitalization and a common comorbidity in hospitalized patients. There are few studies addressing what factors might predict poor outcomes in this patient population. The purpose of the current study was to investigate characteristics and outcomes of patients hospitalized with HRF.\nMETHODS: A study of patients ≥ 18 years admitted with HRF in a 1-year period. Patients with limited life expectancy related to other conditions, and those with a non-respiratory cause of HRF, were excluded.\nRESULTS: 202 subjects met eligibility criteria: 24% had a diagnosis of obstructive sleep apnea, 6% obesity hypoventilation, 46% chronic obstructive pulmonary disease, and 10% asthma. Fifteen (7%) died during the index admission. Forty-one patients (23%) were readmitted within 30 days: peripheral vascular disease [adjusted odds ratio (aOR) 4.78, CI 1.45-15.74] and tachycardia (aOR 2.97, CI 1.22-7.26) were associated with an increased risk of readmission. Sixty-six patients (36%) died after discharge. Risk of death was increased in older patients (aOR 1.32, CI 1.13-1.54 per 5 years), those with peripheral vascular disease (aOR 12.56, CI 2.35-67.21), higher Charlson co-morbidity index (aOR 1.39, CI 1.09-1.76), use of home oxygen (aOR 4.03, CI 1.89-8.57), and those who had been readmitted (aOR 3.07, CI 1.46-6.43).\nCONCLUSIONS: Hospitalization for HRF is associated with a high morbidity and mortality. Our observation that home oxygen use was associated with increased mortality suggests that oxygen use could be a risk factor for death in patients with HRF.","container-title":"Lung","DOI":"10.1007/s00408-019-00300-w","ISSN":"1432-1750","issue":"1","journalAbbreviation":"Lung","language":"eng","page":"121-134","PMID":"31828514","PMCID":"PMC7223622","source":"PubMed","title":"Risk of Readmission and Mortality Following Hospitalization with Hypercapnic Respiratory Failure","volume":"198","author":[{"family":"Meservey","given":"Amber J."},{"family":"Burton","given":"Michael C."},{"family":"Priest","given":"Jeffrey"},{"family":"Teneback","given":"Charlotte C."},{"family":"Dixon","given":"Anne E."}],"issued":{"date-parts":[["2020",2]]}}}],"schema":"https://github.com/citation-style-language/schema/raw/master/csl-citation.json"} </w:instrText>
      </w:r>
      <w:r w:rsidR="001B2FAD">
        <w:fldChar w:fldCharType="separate"/>
      </w:r>
      <w:r w:rsidR="00EA27DB">
        <w:rPr>
          <w:noProof/>
        </w:rPr>
        <w:t>(12)</w:t>
      </w:r>
      <w:r w:rsidR="001B2FAD">
        <w:fldChar w:fldCharType="end"/>
      </w:r>
      <w:r w:rsidRPr="009B6216">
        <w:t>; (2) any arterial blood gas with PCO₂ ≥45 mmHg; (3) any venous blood gas with PCO₂ ≥50 mmHg</w:t>
      </w:r>
      <w:r w:rsidR="001B2FAD">
        <w:t xml:space="preserve"> </w:t>
      </w:r>
      <w:r w:rsidR="001B2FAD">
        <w:fldChar w:fldCharType="begin"/>
      </w:r>
      <w:r w:rsidR="00EA27DB">
        <w:instrText xml:space="preserve"> ADDIN ZOTERO_ITEM CSL_CITATION {"citationID":"t8MD0wM3","properties":{"unsorted":false,"formattedCitation":"(13)","plainCitation":"(13)","noteIndex":0},"citationItems":[{"id":92,"uris":["http://zotero.org/groups/6006426/items/FTYE4Z46"],"itemData":{"id":92,"type":"article-journal","abstract":"This prospective study of patients with acute respiratory illness or potential ventilatory compromise compared pCO(2) and pH on an arterial and a venous blood sample with the aims of determining whether venous pH and pCO(2) can replace arterial values in the management of patients with acute respiratory disease and to determine whether there is a cut-off level of venous pCO(2) that can accurately screen for significant hypercarbia (pCO(2) &gt; 50 mm Hg). Data were analyzed using bias plot and receiver operator characteristic (ROC) curve methods. There were 196 sample-pairs analyzed; 56 (29%) had significant hypercarbia. For pH, there was very good agreement with venous samples being an average of 0.034 pH units lower than arterial samples. With respect to pCO(2), there was only fair agreement, with the pCO(2) on average 5.8 mm Hg higher in venous samples and 95% limits of agreement -8.8 to +20.5 mm Hg. The ROC curve analysis showed that a venous pCO(2) level of 45 mm Hg was a potential screening cutoff (sensitivity for the detection of hypercarbia of 100%, specificity 57%). This study shows that venous pH is an acceptable substitute for arterial measurement but there is not sufficient agreement for venous pCO(2) to be able to replace arterial pCO(2) in the clinical evaluation of ventilatory function. Venous pCO(2) may be able to be used as a screening test for hypercarbia using a screening cut-off of 45 mm Hg.","container-title":"The Journal of Emergency Medicine","DOI":"10.1016/s0736-4679(01)00431-0","ISSN":"0736-4679","issue":"1","journalAbbreviation":"J Emerg Med","language":"eng","page":"15-19","PMID":"11809551","source":"PubMed","title":"Venous pCO(2) and pH can be used to screen for significant hypercarbia in emergency patients with acute respiratory disease","volume":"22","author":[{"family":"Kelly","given":"Anne-Maree"},{"family":"Kyle","given":"Elizabeth"},{"family":"McAlpine","given":"Ross"}],"issued":{"date-parts":[["2002",1]]}}}],"schema":"https://github.com/citation-style-language/schema/raw/master/csl-citation.json"} </w:instrText>
      </w:r>
      <w:r w:rsidR="001B2FAD">
        <w:fldChar w:fldCharType="separate"/>
      </w:r>
      <w:r w:rsidR="00EA27DB">
        <w:rPr>
          <w:noProof/>
        </w:rPr>
        <w:t>(13)</w:t>
      </w:r>
      <w:r w:rsidR="001B2FAD">
        <w:fldChar w:fldCharType="end"/>
      </w:r>
      <w:r w:rsidRPr="009B6216">
        <w:t xml:space="preserve">; or (4) any other blood-gas source with PCO₂ ≥50 mmHg when source classification was indeterminate. When more than one </w:t>
      </w:r>
      <w:r w:rsidRPr="009B6216">
        <w:lastRenderedPageBreak/>
        <w:t>emergency department stay was linked to the same hospital admission, the earliest</w:t>
      </w:r>
      <w:del w:id="194" w:author="Brian Locke" w:date="2026-08-29T18:55:00Z" w16du:dateUtc="2026-08-30T00:55:00Z">
        <w:r w:rsidRPr="009B6216" w:rsidDel="00AE5976">
          <w:delText xml:space="preserve"> eligible stay</w:delText>
        </w:r>
      </w:del>
      <w:r w:rsidRPr="009B6216">
        <w:t xml:space="preserve"> was selected for analysis.</w:t>
      </w:r>
      <w:del w:id="195" w:author="Brian Locke" w:date="2026-08-29T18:55:00Z" w16du:dateUtc="2026-08-30T00:55:00Z">
        <w:r w:rsidRPr="009B6216" w:rsidDel="00AE5976">
          <w:delText xml:space="preserve"> We also derived a timing indicator for whether the earliest qualifying hypercapnic gas occurred within 24 hours of emergency department arrival.</w:delText>
        </w:r>
      </w:del>
    </w:p>
    <w:p w14:paraId="2E794B6D" w14:textId="0A953028" w:rsidR="007F441D" w:rsidRDefault="009B6216" w:rsidP="00340180">
      <w:pPr>
        <w:spacing w:before="100" w:beforeAutospacing="1" w:after="100" w:afterAutospacing="1" w:line="480" w:lineRule="auto"/>
        <w:rPr>
          <w:ins w:id="196" w:author="Brian Locke" w:date="2026-08-29T19:00:00Z" w16du:dateUtc="2026-08-30T01:00:00Z"/>
        </w:rPr>
      </w:pPr>
      <w:r>
        <w:t>The unit of analysis was the hospital admission linked to an ED encounter. Patients could contribute more than one admission</w:t>
      </w:r>
      <w:del w:id="197" w:author="Brian Locke" w:date="2026-08-29T18:57:00Z" w16du:dateUtc="2026-08-30T00:57:00Z">
        <w:r w:rsidDel="00AE5976">
          <w:delText>; therefore, estimates describe admission-level chief-complaint distributions</w:delText>
        </w:r>
      </w:del>
      <w:r>
        <w:t xml:space="preserve">. </w:t>
      </w:r>
      <w:del w:id="198" w:author="Brian Locke" w:date="2026-08-29T18:57:00Z" w16du:dateUtc="2026-08-30T00:57:00Z">
        <w:r w:rsidR="009F6D08" w:rsidRPr="009F6D08" w:rsidDel="00AE5976">
          <w:delText xml:space="preserve">Because </w:delText>
        </w:r>
      </w:del>
      <w:ins w:id="199" w:author="Reyan Merdad" w:date="2026-08-12T11:52:00Z" w16du:dateUtc="2026-08-12T17:52:00Z">
        <w:del w:id="200" w:author="Brian Locke" w:date="2026-08-29T18:57:00Z" w16du:dateUtc="2026-08-30T00:57:00Z">
          <w:r w:rsidR="003A167F" w:rsidDel="00AE5976">
            <w:delText xml:space="preserve">the </w:delText>
          </w:r>
        </w:del>
      </w:ins>
      <w:del w:id="201" w:author="Brian Locke" w:date="2026-08-29T18:57:00Z" w16du:dateUtc="2026-08-30T00:57:00Z">
        <w:r w:rsidR="009F6D08" w:rsidRPr="009F6D08" w:rsidDel="00AE5976">
          <w:delText>t</w:delText>
        </w:r>
      </w:del>
      <w:ins w:id="202" w:author="Brian Locke" w:date="2026-08-29T18:57:00Z" w16du:dateUtc="2026-08-30T00:57:00Z">
        <w:r w:rsidR="00AE5976">
          <w:t>T</w:t>
        </w:r>
      </w:ins>
      <w:r w:rsidR="009F6D08" w:rsidRPr="009F6D08">
        <w:t xml:space="preserve">riage chief complaint is recorded at ED arrival, whereas </w:t>
      </w:r>
      <w:del w:id="203" w:author="Brian Locke" w:date="2026-08-29T18:58:00Z" w16du:dateUtc="2026-08-30T00:58:00Z">
        <w:r w:rsidR="009F6D08" w:rsidRPr="009F6D08" w:rsidDel="00AE5976">
          <w:delText>qualifying blood gases</w:delText>
        </w:r>
      </w:del>
      <w:ins w:id="204" w:author="Brian Locke" w:date="2026-08-29T18:58:00Z" w16du:dateUtc="2026-08-30T00:58:00Z">
        <w:r w:rsidR="00AE5976">
          <w:t>hypercapnia criteria</w:t>
        </w:r>
      </w:ins>
      <w:r w:rsidR="009F6D08" w:rsidRPr="009F6D08">
        <w:t xml:space="preserve"> could </w:t>
      </w:r>
      <w:del w:id="205" w:author="Brian Locke" w:date="2026-08-29T18:58:00Z" w16du:dateUtc="2026-08-30T00:58:00Z">
        <w:r w:rsidR="009F6D08" w:rsidRPr="009F6D08" w:rsidDel="00AE5976">
          <w:delText>occur</w:delText>
        </w:r>
      </w:del>
      <w:ins w:id="206" w:author="Brian Locke" w:date="2026-08-29T18:58:00Z" w16du:dateUtc="2026-08-30T00:58:00Z">
        <w:r w:rsidR="00AE5976">
          <w:t>be met</w:t>
        </w:r>
      </w:ins>
      <w:r w:rsidR="009F6D08" w:rsidRPr="009F6D08">
        <w:t xml:space="preserve"> later during hospitalization</w:t>
      </w:r>
      <w:ins w:id="207" w:author="Brian Locke" w:date="2026-08-29T18:58:00Z" w16du:dateUtc="2026-08-30T00:58:00Z">
        <w:r w:rsidR="00AE5976">
          <w:t xml:space="preserve">. </w:t>
        </w:r>
      </w:ins>
      <w:del w:id="208" w:author="Brian Locke" w:date="2026-08-29T18:58:00Z" w16du:dateUtc="2026-08-30T00:58:00Z">
        <w:r w:rsidR="009F6D08" w:rsidRPr="009F6D08" w:rsidDel="00AE5976">
          <w:delText>, th</w:delText>
        </w:r>
      </w:del>
      <w:ins w:id="209" w:author="Brian Locke" w:date="2026-08-29T18:58:00Z" w16du:dateUtc="2026-08-30T00:58:00Z">
        <w:r w:rsidR="00AE5976">
          <w:t>Th</w:t>
        </w:r>
      </w:ins>
      <w:r w:rsidR="009F6D08" w:rsidRPr="009F6D08">
        <w:t xml:space="preserve">e </w:t>
      </w:r>
      <w:del w:id="210" w:author="Brian Locke" w:date="2026-08-29T18:58:00Z" w16du:dateUtc="2026-08-30T00:58:00Z">
        <w:r w:rsidR="009F6D08" w:rsidRPr="009F6D08" w:rsidDel="00AE5976">
          <w:delText xml:space="preserve">broad </w:delText>
        </w:r>
      </w:del>
      <w:r w:rsidR="009F6D08" w:rsidRPr="009F6D08">
        <w:t>cohort</w:t>
      </w:r>
      <w:ins w:id="211" w:author="Brian Locke" w:date="2026-08-29T18:58:00Z" w16du:dateUtc="2026-08-30T00:58:00Z">
        <w:r w:rsidR="00AE5976">
          <w:t xml:space="preserve"> therefore represents </w:t>
        </w:r>
      </w:ins>
      <w:ins w:id="212" w:author="Brian Locke" w:date="2026-08-29T18:59:00Z" w16du:dateUtc="2026-08-30T00:59:00Z">
        <w:r w:rsidR="00AE5976">
          <w:t xml:space="preserve">the circumstances leading to care among patients who ultimately </w:t>
        </w:r>
        <w:r w:rsidR="007F441D">
          <w:t>develop hypercapnia, rather than exclusively patients with hypercapnia at the time of presentation. To evaluate sensitivity to blood-gas timing, we defined restricted cohorts in which the first qualifying blood gas occurred within 6 hours or 24 hours of ED arrival</w:t>
        </w:r>
      </w:ins>
      <w:del w:id="213" w:author="Brian Locke" w:date="2026-08-29T19:00:00Z" w16du:dateUtc="2026-08-30T01:00:00Z">
        <w:r w:rsidR="009F6D08" w:rsidRPr="009F6D08" w:rsidDel="007F441D">
          <w:delText xml:space="preserve"> was interpreted as hypercapnia identified at any point during the hospital encounter rather than uniformly at ED presentation.</w:delText>
        </w:r>
        <w:r w:rsidDel="007F441D">
          <w:delText xml:space="preserve"> We therefore defined timing-safeguard cohorts with first qualifying gas within 24 hours and within 6 hours of ED arrival, plus ICD-positive and ICD-positive with gas within 24 hours cohorts</w:delText>
        </w:r>
      </w:del>
      <w:r>
        <w:t xml:space="preserve">. </w:t>
      </w:r>
      <w:ins w:id="214" w:author="Brian Locke" w:date="2026-08-29T19:00:00Z" w16du:dateUtc="2026-08-30T01:00:00Z">
        <w:r w:rsidR="007F441D">
          <w:t xml:space="preserve">Among blood-gas positive admissions, we also </w:t>
        </w:r>
      </w:ins>
      <w:ins w:id="215" w:author="Brian Locke" w:date="2026-08-29T19:01:00Z" w16du:dateUtc="2026-08-30T01:01:00Z">
        <w:r w:rsidR="007F441D">
          <w:t xml:space="preserve">identified the subgroup of patients who did not have evidence of invasive mechanical ventilation </w:t>
        </w:r>
      </w:ins>
      <w:ins w:id="216" w:author="Brian Locke" w:date="2026-08-29T19:02:00Z" w16du:dateUtc="2026-08-30T01:02:00Z">
        <w:r w:rsidR="007F441D">
          <w:t xml:space="preserve">(IMV) </w:t>
        </w:r>
      </w:ins>
      <w:ins w:id="217" w:author="Brian Locke" w:date="2026-08-29T19:01:00Z" w16du:dateUtc="2026-08-30T01:01:00Z">
        <w:r w:rsidR="007F441D">
          <w:t xml:space="preserve">preceding their qualifying blood gas using the derived ventilation concept, </w:t>
        </w:r>
      </w:ins>
      <w:ins w:id="218" w:author="Brian Locke" w:date="2026-08-29T19:02:00Z" w16du:dateUtc="2026-08-30T01:02:00Z">
        <w:r w:rsidR="007F441D">
          <w:t xml:space="preserve">ICU intubation procedures, and ventilation procedures. </w:t>
        </w:r>
      </w:ins>
    </w:p>
    <w:p w14:paraId="603D2FA7" w14:textId="77777777" w:rsidR="007F441D" w:rsidRDefault="007F441D" w:rsidP="00340180">
      <w:pPr>
        <w:spacing w:before="100" w:beforeAutospacing="1" w:after="100" w:afterAutospacing="1" w:line="480" w:lineRule="auto"/>
        <w:rPr>
          <w:ins w:id="219" w:author="Brian Locke" w:date="2026-08-29T19:00:00Z" w16du:dateUtc="2026-08-30T01:00:00Z"/>
        </w:rPr>
      </w:pPr>
    </w:p>
    <w:p w14:paraId="34061BDC" w14:textId="33BFCD8B" w:rsidR="009B6216" w:rsidRDefault="009B6216" w:rsidP="00340180">
      <w:pPr>
        <w:spacing w:before="100" w:beforeAutospacing="1" w:after="100" w:afterAutospacing="1" w:line="480" w:lineRule="auto"/>
      </w:pPr>
      <w:r>
        <w:t>Separately, we audited availability of pH from the same specimen/panel as the earliest qualifying PCO₂. Because paired qualifying-gas pH was near-complete, Figure 4 uses paired qualifying-gas pH when available, with source-priority pH retained only as a denominator/context audit. Acidemia figures report analyzed denominators and excluded counts/reasons whe</w:t>
      </w:r>
      <w:del w:id="220" w:author="Reyan Merdad" w:date="2026-08-12T11:53:00Z" w16du:dateUtc="2026-08-12T17:53:00Z">
        <w:r w:rsidDel="003A167F">
          <w:delText>re</w:delText>
        </w:r>
      </w:del>
      <w:ins w:id="221" w:author="Reyan Merdad" w:date="2026-08-12T11:53:00Z" w16du:dateUtc="2026-08-12T17:53:00Z">
        <w:r w:rsidR="003A167F">
          <w:t>n</w:t>
        </w:r>
      </w:ins>
      <w:r>
        <w:t xml:space="preserve"> pH timing or pH availability is incomplete.</w:t>
      </w:r>
      <w:ins w:id="222" w:author="Brian Locke" w:date="2026-08-29T18:55:00Z" w16du:dateUtc="2026-08-30T00:55:00Z">
        <w:r w:rsidR="00AE5976">
          <w:t xml:space="preserve"> </w:t>
        </w:r>
        <w:r w:rsidR="00AE5976" w:rsidRPr="009B6216">
          <w:t>We also derived a timing indicator for whether the earliest qualifying hypercapnic gas occurred within 24 hours of emergency department arrival</w:t>
        </w:r>
      </w:ins>
    </w:p>
    <w:p w14:paraId="3052F897" w14:textId="594B01B3" w:rsidR="00326E80" w:rsidRDefault="00326E80" w:rsidP="00326E80">
      <w:pPr>
        <w:spacing w:before="100" w:beforeAutospacing="1" w:after="100" w:afterAutospacing="1" w:line="480" w:lineRule="auto"/>
        <w:outlineLvl w:val="2"/>
        <w:rPr>
          <w:b/>
          <w:bCs/>
          <w:color w:val="000000"/>
          <w:sz w:val="27"/>
          <w:szCs w:val="27"/>
        </w:rPr>
      </w:pPr>
      <w:r>
        <w:rPr>
          <w:b/>
          <w:bCs/>
          <w:color w:val="000000"/>
          <w:sz w:val="27"/>
          <w:szCs w:val="27"/>
        </w:rPr>
        <w:t>Variables Extracted</w:t>
      </w:r>
    </w:p>
    <w:p w14:paraId="3AB9101B" w14:textId="77777777" w:rsidR="008B0813" w:rsidRPr="008B0813" w:rsidRDefault="008B0813" w:rsidP="008B0813">
      <w:pPr>
        <w:spacing w:before="100" w:beforeAutospacing="1" w:after="100" w:afterAutospacing="1" w:line="480" w:lineRule="auto"/>
      </w:pPr>
      <w:r>
        <w:lastRenderedPageBreak/>
        <w:t>We extracted admission-level variables reported in Table 1, including age, sex, race, triage acuity, ascertainment criteria, selected comorbidities, hospital length of stay, ICU length of stay, mechanical ventilation, and in-hospital death. We also extracted all available arterial, venous, and indeterminate-source blood-gas results from central laboratory and point-of-care data.</w:t>
      </w:r>
    </w:p>
    <w:p w14:paraId="68ABB6EB" w14:textId="22AB9763" w:rsidR="008B0813" w:rsidRPr="008B0813" w:rsidRDefault="008B0813" w:rsidP="008B0813">
      <w:pPr>
        <w:spacing w:before="100" w:beforeAutospacing="1" w:after="100" w:afterAutospacing="1" w:line="480" w:lineRule="auto"/>
      </w:pPr>
      <w:r w:rsidRPr="008B0813">
        <w:t>For subgroup analyses, we used two ascertainment summaries. Ascertainment indicators were overlapping binary indicators for ICD-positive, ABG-positive, and VBG-positive admissions; admissions could meet more than one indicator. Ascertainment strata were mutually exclusive cohort-level groups: gas-only, ICD-only, and both ICD + gas. Age was grouped as 18–39, 40–64, 65–79, and ≥80 years. Among blood-gas-ascertained admissions with paired qualifying-gas pH available, acidemia severity was classified as normal/compensated (pH ≥7.35), mild (7.30–7.34), moderate (7.25–7.29), or severe (&lt;7.25) using pH from the same specimen/panel.</w:t>
      </w:r>
      <w:r w:rsidR="00C654C1">
        <w:fldChar w:fldCharType="begin"/>
      </w:r>
      <w:r w:rsidR="00EA27DB">
        <w:instrText xml:space="preserve"> ADDIN ZOTERO_ITEM CSL_CITATION {"citationID":"gevtJuFk","properties":{"unsorted":false,"formattedCitation":"(14,15)","plainCitation":"(14,15)","noteIndex":0},"citationItems":[{"id":97,"uris":["http://zotero.org/groups/6006426/items/TCLJTUH5"],"itemData":{"id":97,"type":"article-journal","abstract":"The aim of this study is to provide a systematic review of the literature reporting agreement between arterial and venous pH, partial pressure of carbon dioxide (PCO2), bicarbonate (HCO3⁻), base excess and lactate; and to perform a meta-analysis of the differences. Medline and Embase searches using Eduserv Athens from 1950 to present were conducted using the terms 'VBG', 'ABG', 'arterial', 'venous', 'blood', 'gas', 'lactate', 'emergency' and 'department'. References of the published papers were hand searched and full-text versions of those deemed helpful to the question were obtained. Mean difference (MD) and 95% limits of agreement (LOA) were either reported or calculated from the published data. Pooled MDs with 95% confidence intervals (CIs) were calculated for differences between arterial and venous pH, PCO2, bicarbonate and lactate. Thirteen articles relevant to pH, 12 relevant to PCO2, 10 relevant to bicarbonate and three relevant to lactate were found. The pooled MD (venous-arterial) for pH was -0.033 pH units (95% CI -0.039 to 0.027) with narrow 95% LOA, the pooled MD for PCO2 was 4.41 mmHg (95% CI 2.55-6.27) with 95% LOA ranging from -20.4 to 25.8 mmHg, the pooled MD for bicarbonate was 1.03 mmol/l (95% CI 0.56-1.50) with 95% LOA ranging from -7.1 to 10.0 mmol/l and the pooled MD for lactate was 0.25 mmol/l (95% CI 0.15-0.35) with 95% LOA ranging from -2.0 to 2.3 mmol/l. Venous and arterial pH and bicarbonate agree reasonably at all values, but the agreement is highest at normal values. Arteriovenous agreement for PCO2 is poor and PvCO2 cannot be relied upon as an absolute representation of PaCO2. However, normal peripheral PvCO2 has a good negative predictive value for normal arterial PCO2, and a normal PvCO2 can be used as a screen to exclude hypercapnic respiratory disease. There may be a poor agreement between arterial and venous lactate at abnormal values; however, if the venous lactate is normal, it is likely the arterial values of this parameter will also be normal.","container-title":"European Journal of Emergency Medicine: Official Journal of the European Society for Emergency Medicine","DOI":"10.1097/MEJ.0b013e32836437cf","ISSN":"1473-5695","issue":"2","journalAbbreviation":"Eur J Emerg Med","language":"eng","page":"81-88","PMID":"23903783","source":"PubMed","title":"The role of venous blood gas in the emergency department: a systematic review and meta-analysis","title-short":"The role of venous blood gas in the emergency department","volume":"21","author":[{"family":"Bloom","given":"Benjamin M."},{"family":"Grundlingh","given":"Johann"},{"family":"Bestwick","given":"Jonathan P."},{"family":"Harris","given":"Tim"}],"issued":{"date-parts":[["2014",4]]}}},{"id":94,"uris":["http://zotero.org/groups/6006426/items/FFX3VRSG"],"itemData":{"id":94,"type":"article-journal","container-title":"Thorax","DOI":"10.1136/thoraxjnl-2015-208209","ISSN":"1468-3296","journalAbbreviation":"Thorax","language":"eng","page":"ii1-35","PMID":"26976648","source":"PubMed","title":"BTS/ICS guideline for the ventilatory management of acute hypercapnic respiratory failure in adults","volume":"71 Suppl 2","author":[{"family":"Davidson","given":"A. Craig"},{"family":"Banham","given":"Stephen"},{"family":"Elliott","given":"Mark"},{"family":"Kennedy","given":"Daniel"},{"family":"Gelder","given":"Colin"},{"family":"Glossop","given":"Alastair"},{"family":"Church","given":"Alistair Colin"},{"family":"Creagh-Brown","given":"Ben"},{"family":"Dodd","given":"James William"},{"family":"Felton","given":"Tim"},{"family":"Foëx","given":"Bernard"},{"family":"Mansfield","given":"Leigh"},{"family":"McDonnell","given":"Lynn"},{"family":"Parker","given":"Robert"},{"family":"Patterson","given":"Caroline Marie"},{"family":"Sovani","given":"Milind"},{"family":"Thomas","given":"Lynn"},{"literal":"BTS Standards of Care Committee Member, British Thoracic Society/Intensive Care Society Acute Hypercapnic Respiratory Failure Guideline Development Group, On behalf of the British Thoracic Society Standards of Care Committee"}],"issued":{"date-parts":[["2016",4]]}}}],"schema":"https://github.com/citation-style-language/schema/raw/master/csl-citation.json"} </w:instrText>
      </w:r>
      <w:r w:rsidR="00C654C1">
        <w:fldChar w:fldCharType="separate"/>
      </w:r>
      <w:r w:rsidR="00EA27DB">
        <w:rPr>
          <w:noProof/>
        </w:rPr>
        <w:t>(14,15)</w:t>
      </w:r>
      <w:r w:rsidR="00C654C1">
        <w:fldChar w:fldCharType="end"/>
      </w:r>
      <w:r w:rsidRPr="008B0813">
        <w:t xml:space="preserve"> Acidemia timing was based on the minimum pH across all blood-gas sources within prespecified windows from emergency department arrival: early acidemia (0–6 h pH &lt;7.35), late acidemia (0–6 h pH ≥7.35 and 0–24 h pH &lt;7.35), and no acidemia (0–24 h pH ≥7.35).</w:t>
      </w:r>
    </w:p>
    <w:p w14:paraId="5310512C" w14:textId="00DB479B" w:rsidR="00896FF2" w:rsidRDefault="00D84167" w:rsidP="00D1428A">
      <w:pPr>
        <w:spacing w:before="100" w:beforeAutospacing="1" w:after="100" w:afterAutospacing="1" w:line="480" w:lineRule="auto"/>
        <w:outlineLvl w:val="2"/>
      </w:pPr>
      <w:r w:rsidRPr="00D84167">
        <w:rPr>
          <w:b/>
          <w:bCs/>
          <w:color w:val="000000"/>
          <w:sz w:val="27"/>
          <w:szCs w:val="27"/>
        </w:rPr>
        <w:t>Chief Concern Categorization</w:t>
      </w:r>
    </w:p>
    <w:p w14:paraId="580B9651" w14:textId="391637B2" w:rsidR="005B6B5F" w:rsidRDefault="00000000" w:rsidP="009F0653">
      <w:pPr>
        <w:spacing w:line="480" w:lineRule="auto"/>
      </w:pPr>
      <w:r>
        <w:t>The primary outcome was the admission-level prevalence of National Hospital Ambulatory Medical Care Survey (NHAMCS) reason-for-visit (RFV) categories derived from patient-reported concerns documented in the emergency department triage chief complaint field. Concerns were classified into 17 top-level NHAMCS RFV categories spanning 10 symptom-based body-system groups and seven non-symptom categories, including injuries and adverse effects, diseases (patient-stated), abnormal test result, diagnostic/screening/preventive, treatment/medication, administrative, and uncodable/unknown. Primary analyses used a multi-</w:t>
      </w:r>
      <w:r>
        <w:lastRenderedPageBreak/>
        <w:t>label framework, consistent with NHAMCS conventions that allow up to five RFV assignments per visit; thus, a single admission could contribute to more than one NHAMCS RFV category. As a sensitivity analysis, we repeated summaries using only the first-priority RFV assignment as a mutually exclusive primary-concern classification. The main stratified figures used six grouped RFV categories derived from the canonical RFV labels.</w:t>
      </w:r>
      <w:r w:rsidR="00384393">
        <w:t xml:space="preserve"> </w:t>
      </w:r>
      <w:r w:rsidR="00384393" w:rsidRPr="00384393">
        <w:t>Definitions and representative examples for the RFV categories and six grouped analysis categories are provided in Supplementary Appendix 1.</w:t>
      </w:r>
    </w:p>
    <w:p w14:paraId="276CDEC8" w14:textId="1B82ACA2" w:rsidR="00A44199" w:rsidRDefault="00A44199" w:rsidP="00340180">
      <w:pPr>
        <w:spacing w:before="100" w:beforeAutospacing="1" w:after="100" w:afterAutospacing="1" w:line="480" w:lineRule="auto"/>
        <w:outlineLvl w:val="2"/>
        <w:rPr>
          <w:color w:val="000000"/>
        </w:rPr>
      </w:pPr>
      <w:r>
        <w:rPr>
          <w:b/>
          <w:bCs/>
          <w:color w:val="000000"/>
          <w:sz w:val="27"/>
          <w:szCs w:val="27"/>
        </w:rPr>
        <w:t xml:space="preserve">Natural Language Processing </w:t>
      </w:r>
    </w:p>
    <w:p w14:paraId="2FD28C73" w14:textId="690F476E" w:rsidR="009C242E" w:rsidRDefault="009C242E" w:rsidP="00340180">
      <w:pPr>
        <w:spacing w:before="100" w:beforeAutospacing="1" w:after="100" w:afterAutospacing="1" w:line="480" w:lineRule="auto"/>
        <w:outlineLvl w:val="2"/>
        <w:rPr>
          <w:color w:val="000000"/>
        </w:rPr>
      </w:pPr>
      <w:r w:rsidRPr="009C242E">
        <w:rPr>
          <w:color w:val="000000"/>
        </w:rPr>
        <w:t xml:space="preserve">Triage chief-complaint text was normalized using lowercasing, abbreviation and context expansion, conservative spelling harmonization, and lemmatization. Spelling harmonization used a guarded SymSpell-based strict mode to reduce lexical variation while minimizing distortion of short clinical text. </w:t>
      </w:r>
      <w:r w:rsidRPr="00B674BB">
        <w:rPr>
          <w:strike/>
          <w:color w:val="000000"/>
          <w:rPrChange w:id="223" w:author="Reyan Merdad" w:date="2026-08-10T14:19:00Z" w16du:dateUtc="2026-08-10T20:19:00Z">
            <w:rPr>
              <w:color w:val="000000"/>
            </w:rPr>
          </w:rPrChange>
        </w:rPr>
        <w:t xml:space="preserve">Normalized text was then segmented into discrete </w:t>
      </w:r>
      <w:commentRangeStart w:id="224"/>
      <w:commentRangeStart w:id="225"/>
      <w:r w:rsidRPr="00B674BB">
        <w:rPr>
          <w:strike/>
          <w:color w:val="000000"/>
          <w:rPrChange w:id="226" w:author="Reyan Merdad" w:date="2026-08-10T14:19:00Z" w16du:dateUtc="2026-08-10T20:19:00Z">
            <w:rPr>
              <w:color w:val="000000"/>
            </w:rPr>
          </w:rPrChange>
        </w:rPr>
        <w:t>concern fragments</w:t>
      </w:r>
      <w:commentRangeEnd w:id="224"/>
      <w:r w:rsidR="00C45AFE" w:rsidRPr="00B674BB">
        <w:rPr>
          <w:rStyle w:val="CommentReference"/>
          <w:strike/>
          <w:color w:val="000000"/>
          <w:sz w:val="24"/>
          <w:szCs w:val="24"/>
          <w:rPrChange w:id="227" w:author="Reyan Merdad" w:date="2026-08-10T14:19:00Z" w16du:dateUtc="2026-08-10T20:19:00Z">
            <w:rPr>
              <w:rStyle w:val="CommentReference"/>
              <w:color w:val="000000"/>
              <w:sz w:val="24"/>
              <w:szCs w:val="24"/>
            </w:rPr>
          </w:rPrChange>
        </w:rPr>
        <w:commentReference w:id="224"/>
      </w:r>
      <w:commentRangeEnd w:id="225"/>
      <w:r w:rsidR="0029074A" w:rsidRPr="00B674BB">
        <w:rPr>
          <w:rStyle w:val="CommentReference"/>
          <w:strike/>
          <w:color w:val="000000"/>
          <w:sz w:val="24"/>
          <w:szCs w:val="24"/>
          <w:rPrChange w:id="228" w:author="Reyan Merdad" w:date="2026-08-10T14:19:00Z" w16du:dateUtc="2026-08-10T20:19:00Z">
            <w:rPr>
              <w:rStyle w:val="CommentReference"/>
              <w:color w:val="000000"/>
              <w:sz w:val="24"/>
              <w:szCs w:val="24"/>
            </w:rPr>
          </w:rPrChange>
        </w:rPr>
        <w:commentReference w:id="225"/>
      </w:r>
      <w:r w:rsidRPr="00B674BB">
        <w:rPr>
          <w:strike/>
          <w:color w:val="000000"/>
          <w:rPrChange w:id="229" w:author="Reyan Merdad" w:date="2026-08-10T14:19:00Z" w16du:dateUtc="2026-08-10T20:19:00Z">
            <w:rPr>
              <w:color w:val="000000"/>
            </w:rPr>
          </w:rPrChange>
        </w:rPr>
        <w:t>, with up to five fragments retained per encounter, and embedded using the pretrained clinical sentence-transformer checkpoint NeuML/bioclinical-modernbert-base-embeddings</w:t>
      </w:r>
      <w:ins w:id="230" w:author="Reyan Merdad" w:date="2026-08-10T14:19:00Z" w16du:dateUtc="2026-08-10T20:19:00Z">
        <w:r w:rsidR="00B674BB">
          <w:rPr>
            <w:color w:val="000000"/>
          </w:rPr>
          <w:t xml:space="preserve"> </w:t>
        </w:r>
        <w:r w:rsidR="00B674BB" w:rsidRPr="00B674BB">
          <w:rPr>
            <w:color w:val="000000"/>
          </w:rPr>
          <w:t>Normalized text was then segmented into discrete chief-complaint phrases representing individual symptoms or presenting concerns, with up to five phrases retained per encounter, and embedded using the pretrained clinical sentence-transformer checkpoint NeuML/bioclinical-modernbert-base-embeddings.</w:t>
        </w:r>
      </w:ins>
      <w:del w:id="231" w:author="Reyan Merdad" w:date="2026-08-10T14:19:00Z" w16du:dateUtc="2026-08-10T20:19:00Z">
        <w:r w:rsidRPr="009C242E" w:rsidDel="00B674BB">
          <w:rPr>
            <w:color w:val="000000"/>
          </w:rPr>
          <w:delText>.</w:delText>
        </w:r>
      </w:del>
      <w:r w:rsidR="00EC17E8">
        <w:rPr>
          <w:color w:val="000000"/>
        </w:rPr>
        <w:fldChar w:fldCharType="begin"/>
      </w:r>
      <w:r w:rsidR="00EA27DB">
        <w:rPr>
          <w:color w:val="000000"/>
        </w:rPr>
        <w:instrText xml:space="preserve"> ADDIN ZOTERO_ITEM CSL_CITATION {"citationID":"h9NFVU6m","properties":{"unsorted":false,"formattedCitation":"(16)","plainCitation":"(16)","noteIndex":0},"citationItems":[{"id":99,"uris":["http://zotero.org/groups/6006426/items/53N5PI8P"],"itemData":{"id":99,"type":"article","abstract":"Encoder-based transformer models are central to biomedical and clinical Natural Language Processing (NLP), as their bidirectional self-attention makes them well-suited for efficiently extracting structured information from unstructured text through discriminative tasks. However, encoders have seen slower development compared to decoder models, leading to limited domain adaptation in biomedical and clinical settings. We introduce BioClinical ModernBERT, a domain-adapted encoder that builds on the recent ModernBERT release, incorporating long-context processing and substantial improvements in speed and performance for biomedical and clinical NLP. BioClinical ModernBERT is developed through continued pretraining on the largest biomedical and clinical corpus to date, with over 53.5 billion tokens, and addresses a key limitation of prior clinical encoders by leveraging 20 datasets from diverse institutions, domains, and geographic regions, rather than relying on data from a single source. It outperforms existing biomedical and clinical encoders on four downstream tasks spanning a broad range of use cases. We release both base (150M parameters) and large (396M parameters) versions of BioClinical ModernBERT, along with training checkpoints to support further research.","DOI":"10.48550/ARXIV.2506.10896","license":"Creative Commons Attribution 4.0 International","note":"version: 1","publisher":"arXiv","source":"DOI.org (Datacite)","title":"BioClinical ModernBERT: A State-of-the-Art Long-Context Encoder for Biomedical and Clinical NLP","title-short":"BioClinical ModernBERT","URL":"https://arxiv.org/abs/2506.10896","author":[{"family":"Sounack","given":"Thomas"},{"family":"Davis","given":"Joshua"},{"family":"Durieux","given":"Brigitte"},{"family":"Chaffin","given":"Antoine"},{"family":"Pollard","given":"Tom J."},{"family":"Lehman","given":"Eric"},{"family":"Johnson","given":"Alistair E. W."},{"family":"McDermott","given":"Matthew"},{"family":"Naumann","given":"Tristan"},{"family":"Lindvall","given":"Charlotta"}],"accessed":{"date-parts":[["2026",5,30]]},"issued":{"date-parts":[["2025"]]}}}],"schema":"https://github.com/citation-style-language/schema/raw/master/csl-citation.json"} </w:instrText>
      </w:r>
      <w:r w:rsidR="00EC17E8">
        <w:rPr>
          <w:color w:val="000000"/>
        </w:rPr>
        <w:fldChar w:fldCharType="separate"/>
      </w:r>
      <w:r w:rsidR="00EA27DB">
        <w:rPr>
          <w:noProof/>
          <w:color w:val="000000"/>
        </w:rPr>
        <w:t>(16)</w:t>
      </w:r>
      <w:r w:rsidR="00EC17E8">
        <w:rPr>
          <w:color w:val="000000"/>
        </w:rPr>
        <w:fldChar w:fldCharType="end"/>
      </w:r>
      <w:r w:rsidRPr="009C242E">
        <w:rPr>
          <w:color w:val="000000"/>
        </w:rPr>
        <w:t xml:space="preserve"> Fragment embeddings were compared with a curated prototype bank derived from normalized NHAMCS Appendix II descriptors and investigator-curated exemplar phrases; each RFV category was scored by the maximum cosine similarity across its category-specific prototypes.</w:t>
      </w:r>
      <w:r w:rsidR="00EC17E8">
        <w:rPr>
          <w:color w:val="000000"/>
        </w:rPr>
        <w:t xml:space="preserve"> </w:t>
      </w:r>
      <w:r w:rsidR="00EC17E8">
        <w:rPr>
          <w:color w:val="000000"/>
        </w:rPr>
        <w:fldChar w:fldCharType="begin"/>
      </w:r>
      <w:r w:rsidR="00EA27DB">
        <w:rPr>
          <w:color w:val="000000"/>
        </w:rPr>
        <w:instrText xml:space="preserve"> ADDIN ZOTERO_ITEM CSL_CITATION {"citationID":"eIA5xKAP","properties":{"unsorted":false,"formattedCitation":"(17,18)","plainCitation":"(17,18)","noteIndex":0},"citationItems":[{"id":100,"uris":["http://zotero.org/groups/6006426/items/9YUXMX4K"],"itemData":{"id":100,"type":"article","abstract":"We propose prototypical networks for the problem of few-shot classification, where a classifier must generalize to new classes not seen in the training set, given only a small number of examples of each new class. Prototypical networks learn a metric space in which classification can be performed by computing distances to prototype representations of each class. Compared to recent approaches for few-shot learning, they reflect a simpler inductive bias that is beneficial in this limited-data regime, and achieve excellent results. We provide an analysis showing that some simple design decisions can yield substantial improvements over recent approaches involving complicated architectural choices and meta-learning. We further extend prototypical networks to zero-shot learning and achieve state-of-the-art results on the CU-Birds dataset.","DOI":"10.48550/ARXIV.1703.05175","license":"arXiv.org perpetual, non-exclusive license","note":"version: 2","publisher":"arXiv","source":"DOI.org (Datacite)","title":"Prototypical Networks for Few-shot Learning","URL":"https://arxiv.org/abs/1703.05175","author":[{"family":"Snell","given":"Jake"},{"family":"Swersky","given":"Kevin"},{"family":"Zemel","given":"Richard S."}],"accessed":{"date-parts":[["2026",5,30]]},"issued":{"date-parts":[["2017"]]}}},{"id":101,"uris":["http://zotero.org/groups/6006426/items/ZA8QVCBV"],"itemData":{"id":101,"type":"article","abstract":"BERT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methods.","DOI":"10.48550/arXiv.1908.10084","note":"arXiv:1908.10084 [cs.CL]","number":"arXiv:1908.10084","publisher":"arXiv","source":"arXiv.org","title":"Sentence-BERT: Sentence Embeddings using Siamese BERT-Networks","title-short":"Sentence-BERT","URL":"http://arxiv.org/abs/1908.10084","author":[{"family":"Reimers","given":"Nils"},{"family":"Gurevych","given":"Iryna"}],"accessed":{"date-parts":[["2026",5,30]]},"issued":{"date-parts":[["2019",8,27]]}}}],"schema":"https://github.com/citation-style-language/schema/raw/master/csl-citation.json"} </w:instrText>
      </w:r>
      <w:r w:rsidR="00EC17E8">
        <w:rPr>
          <w:color w:val="000000"/>
        </w:rPr>
        <w:fldChar w:fldCharType="separate"/>
      </w:r>
      <w:r w:rsidR="00EA27DB">
        <w:rPr>
          <w:noProof/>
          <w:color w:val="000000"/>
        </w:rPr>
        <w:t>(17,18)</w:t>
      </w:r>
      <w:r w:rsidR="00EC17E8">
        <w:rPr>
          <w:color w:val="000000"/>
        </w:rPr>
        <w:fldChar w:fldCharType="end"/>
      </w:r>
      <w:r w:rsidRPr="009C242E">
        <w:rPr>
          <w:color w:val="000000"/>
        </w:rPr>
        <w:t xml:space="preserve"> Fragments without a deterministic rule override and with a maximum category similarity &lt;0.40 were classified as uncodable. Deterministic rule-based overrides were </w:t>
      </w:r>
      <w:r w:rsidRPr="009C242E">
        <w:rPr>
          <w:color w:val="000000"/>
        </w:rPr>
        <w:lastRenderedPageBreak/>
        <w:t>applied before abstention for common emergency department shorthand and other high-salience clinical patterns. Additional implementation details, including prototype-bank construction, preprocessing rules, and override dictionaries, are provided in the Supplement and code repository.</w:t>
      </w:r>
    </w:p>
    <w:p w14:paraId="687E2D61" w14:textId="65F72DC0" w:rsidR="00F311E7" w:rsidRPr="00D84167" w:rsidRDefault="00F94A6C" w:rsidP="00340180">
      <w:pPr>
        <w:spacing w:before="100" w:beforeAutospacing="1" w:after="100" w:afterAutospacing="1" w:line="480" w:lineRule="auto"/>
        <w:outlineLvl w:val="2"/>
        <w:rPr>
          <w:b/>
          <w:bCs/>
          <w:color w:val="000000"/>
          <w:sz w:val="27"/>
          <w:szCs w:val="27"/>
        </w:rPr>
      </w:pPr>
      <w:r>
        <w:rPr>
          <w:b/>
          <w:bCs/>
          <w:color w:val="000000"/>
          <w:sz w:val="27"/>
          <w:szCs w:val="27"/>
        </w:rPr>
        <w:t>Performance Benchmarks vs. Clinicians</w:t>
      </w:r>
    </w:p>
    <w:p w14:paraId="101104CD" w14:textId="22EA70C6" w:rsidR="00D1428A" w:rsidRDefault="00D1428A" w:rsidP="00432000">
      <w:pPr>
        <w:pStyle w:val="p1"/>
        <w:spacing w:line="480" w:lineRule="auto"/>
      </w:pPr>
      <w:r>
        <w:t xml:space="preserve">To evaluate classification performance, we used a clinician-annotated reference sample of 160 encounters. Two clinician reviewers independently assigned NHAMCS RFV categories to ED triage chief-complaint text while blinded to model output, using a prespecified annotation guide developed for short triage text, multi-complaint entries, and guide-based normalization/segmentation. Disagreements were adjudicated by a third clinician reviewer. Human inter-reviewer agreement was assessed in the full annotated sample, and NLP performance was benchmarked by directly scoring the full adjudicated chief-complaint sample and joining predictions to adjudication labels by annotation row identifier. Agreement was summarized using encounter-level set-based metrics and category-level agreement statistics, including Cohen’s κ and Gwet’s AC1. </w:t>
      </w:r>
      <w:r w:rsidR="00EC17E8">
        <w:fldChar w:fldCharType="begin"/>
      </w:r>
      <w:r w:rsidR="00EA27DB">
        <w:instrText xml:space="preserve"> ADDIN ZOTERO_ITEM CSL_CITATION {"citationID":"CTgPaepa","properties":{"unsorted":false,"formattedCitation":"(19,20)","plainCitation":"(19,20)","noteIndex":0},"citationItems":[{"id":105,"uris":["http://zotero.org/groups/6006426/items/YFVYBAFH"],"itemData":{"id":105,"type":"article-journal","container-title":"Educational and Psychological Measurement","DOI":"10.1177/001316446002000104","ISSN":"0013-1644, 1552-3888","issue":"1","journalAbbreviation":"Educational and Psychological Measurement","language":"en","license":"https://journals.sagepub.com/page/policies/text-and-data-mining-license","page":"37-46","source":"DOI.org (Crossref)","title":"A Coefficient of Agreement for Nominal Scales","volume":"20","author":[{"family":"Cohen","given":"Jacob"}],"issued":{"date-parts":[["1960",4]]}}},{"id":106,"uris":["http://zotero.org/groups/6006426/items/75BAAVAQ"],"itemData":{"id":106,"type":"article-journal","abstract":"Pi (π) and kappa (κ) statistics are widely used in the areas of psychiatry and psychological testing to compute the extent of agreement between raters on nominally scaled data. It is a fact that these coefficients occasionally yield unexpected results in situations known as the paradoxes of kappa. This paper explores the origin of these limitations, and introduces an alternative and more stable agreement coefficient referred to as the AC\n              1\n              coefficient. Also proposed are new variance estimators for the multiple‐rater generalized π and AC\n              1\n              statistics, whose validity does not depend upon the hypothesis of independence between raters. This is an improvement over existing alternative variances, which depend on the independence assumption. A Monte‐Carlo simulation study demonstrates the validity of these variance estimators for confidence interval construction, and confirms the value of AC\n              1\n              as an improved alternative to existing inter‐rater reliability statistics.","container-title":"British Journal of Mathematical and Statistical Psychology","DOI":"10.1348/000711006X126600","ISSN":"0007-1102, 2044-8317","issue":"1","journalAbbreviation":"Brit J Math &amp;amp; Statis","language":"en","license":"http://onlinelibrary.wiley.com/termsAndConditions#vor","page":"29-48","source":"DOI.org (Crossref)","title":"Computing inter‐rater reliability and its variance in the presence of high agreement","volume":"61","author":[{"family":"Gwet","given":"Kilem Li"}],"issued":{"date-parts":[["2008",5]]}}}],"schema":"https://github.com/citation-style-language/schema/raw/master/csl-citation.json"} </w:instrText>
      </w:r>
      <w:r w:rsidR="00EC17E8">
        <w:fldChar w:fldCharType="separate"/>
      </w:r>
      <w:r w:rsidR="00EA27DB">
        <w:rPr>
          <w:noProof/>
        </w:rPr>
        <w:t>(19,20)</w:t>
      </w:r>
      <w:r w:rsidR="00EC17E8">
        <w:fldChar w:fldCharType="end"/>
      </w:r>
      <w:r w:rsidR="00EC17E8">
        <w:t xml:space="preserve"> </w:t>
      </w:r>
      <w:ins w:id="232" w:author="Reyan Merdad" w:date="2026-08-10T16:20:00Z" w16du:dateUtc="2026-08-10T22:20:00Z">
        <w:r w:rsidR="00C31B54" w:rsidRPr="00C31B54">
          <w:t xml:space="preserve">Because Cohen’s κ can be sensitive to prevalence imbalance, particularly when individual RFV categories are infrequently assigned, Gwet’s AC1 was also reported as a less prevalence-sensitive measure of chance-corrected </w:t>
        </w:r>
      </w:ins>
      <w:del w:id="233" w:author="Reyan Merdad" w:date="2026-08-10T16:21:00Z" w16du:dateUtc="2026-08-10T22:21:00Z">
        <w:r w:rsidDel="00C31B54">
          <w:delText>Detailed</w:delText>
        </w:r>
      </w:del>
      <w:ins w:id="234" w:author="Reyan Merdad" w:date="2026-08-10T16:21:00Z" w16du:dateUtc="2026-08-10T22:21:00Z">
        <w:r w:rsidR="00C31B54" w:rsidRPr="00C31B54">
          <w:t>agreement.</w:t>
        </w:r>
        <w:r w:rsidR="00C31B54">
          <w:t xml:space="preserve"> Detailed</w:t>
        </w:r>
      </w:ins>
      <w:r>
        <w:t xml:space="preserve"> annotation rules, matching procedures, agreement metrics, and sample-size considerations are provided in Supplementary Appendix 1.</w:t>
      </w:r>
    </w:p>
    <w:p w14:paraId="25F03BFA" w14:textId="4D620073" w:rsidR="00D1428A" w:rsidRPr="00D1428A" w:rsidRDefault="00D1428A" w:rsidP="00D1428A">
      <w:pPr>
        <w:spacing w:before="100" w:beforeAutospacing="1" w:after="100" w:afterAutospacing="1" w:line="480" w:lineRule="auto"/>
        <w:outlineLvl w:val="2"/>
        <w:rPr>
          <w:b/>
          <w:bCs/>
          <w:color w:val="000000"/>
          <w:sz w:val="27"/>
          <w:szCs w:val="27"/>
        </w:rPr>
      </w:pPr>
      <w:r>
        <w:rPr>
          <w:b/>
          <w:bCs/>
          <w:color w:val="000000"/>
          <w:sz w:val="27"/>
          <w:szCs w:val="27"/>
        </w:rPr>
        <w:t>Statistical Analysis</w:t>
      </w:r>
    </w:p>
    <w:p w14:paraId="1750B295" w14:textId="34BCBCEA" w:rsidR="00D1428A" w:rsidRDefault="00D1428A" w:rsidP="00432000">
      <w:pPr>
        <w:pStyle w:val="p1"/>
        <w:spacing w:line="480" w:lineRule="auto"/>
      </w:pPr>
      <w:r>
        <w:lastRenderedPageBreak/>
        <w:t>We summarized admission and patient characteristics using counts and percentages for categorical variables and medians with interquartile ranges for continuous variables. The primary analysis was descriptive and estimated the overall distribution of NHAMCS RFV categories using the multi-label framework described above; because admissions could contribute to more than one RFV category, category percentages were not mutually exclusive and could exceed 100%. These estimates describe admission-level chief-complaint distributions within an EHR-ascertained cohort, not population-level presentation frequencies among all people with hypercapnia. Secondary descriptive analyses compared category distributions by overlapping ascertainment indicator, age group, acidemia severity, and acidemia timing.</w:t>
      </w:r>
      <w:r w:rsidR="00597771" w:rsidRPr="00597771">
        <w:t xml:space="preserve"> To assess the robustness of RFV patterns across alternative ascertainment and timing restrictions, we also compared grouped and canonical RFV prevalence across five sensitivity cohorts: the broad EHR-ascertained cohort, admissions with a first qualifying gas within 24 hours, admissions with a first qualifying gas within 6 hours, ICD-positive admissions, and ICD-positive admissions with a qualifying gas within</w:t>
      </w:r>
      <w:commentRangeStart w:id="235"/>
      <w:r w:rsidR="00597771" w:rsidRPr="00597771">
        <w:t xml:space="preserve"> 24 hours. </w:t>
      </w:r>
      <w:commentRangeEnd w:id="235"/>
      <w:r w:rsidR="00E348B0">
        <w:rPr>
          <w:rStyle w:val="CommentReference"/>
          <w:sz w:val="24"/>
          <w:szCs w:val="24"/>
        </w:rPr>
        <w:commentReference w:id="235"/>
      </w:r>
      <w:r>
        <w:t xml:space="preserve"> For the main stratified displays, canonical RFV categories were further collapsed into six grouped categories. As sensitivity analyses, we repeated concern summaries using only the first-priority RFV assignment to impose a mutually exclusive primary-concern classification and repeated primary RFV summaries after restricting to the first eligible admission per patient. NLP performance was evaluated against clinician annotation using encounter-level set-based and category-level agreement metrics, including set-F1, Cohen’s κ, and Gwet’s AC1; inter-reviewer agreement was summarized using the same framework. Because the study was descriptive, we did not perform null-hypothesis tests. We estimated 95% confidence intervals for category prevalences using a nonparametric bootstrap clustered by </w:t>
      </w:r>
      <w:r>
        <w:lastRenderedPageBreak/>
        <w:t>patient to account for repeated admissions. All analyses were performed in Python; data and code availability are described in the Declarations.</w:t>
      </w:r>
    </w:p>
    <w:p w14:paraId="2B33F638" w14:textId="77777777" w:rsidR="00D1428A" w:rsidRDefault="00D1428A" w:rsidP="00432000">
      <w:pPr>
        <w:pStyle w:val="p1"/>
        <w:spacing w:line="480" w:lineRule="auto"/>
      </w:pPr>
    </w:p>
    <w:p w14:paraId="2DBC15A1" w14:textId="1ABDA5AB" w:rsidR="00FA43E0" w:rsidRDefault="00D84167" w:rsidP="00FA43E0">
      <w:pPr>
        <w:spacing w:before="100" w:beforeAutospacing="1" w:after="100" w:afterAutospacing="1"/>
        <w:outlineLvl w:val="1"/>
        <w:rPr>
          <w:b/>
          <w:bCs/>
          <w:color w:val="000000"/>
          <w:sz w:val="36"/>
          <w:szCs w:val="36"/>
        </w:rPr>
      </w:pPr>
      <w:commentRangeStart w:id="236"/>
      <w:r w:rsidRPr="00D84167">
        <w:rPr>
          <w:b/>
          <w:bCs/>
          <w:color w:val="000000"/>
          <w:sz w:val="36"/>
          <w:szCs w:val="36"/>
        </w:rPr>
        <w:t>Results</w:t>
      </w:r>
      <w:commentRangeEnd w:id="236"/>
      <w:r w:rsidR="00B17716">
        <w:rPr>
          <w:rStyle w:val="CommentReference"/>
          <w:b/>
          <w:bCs/>
          <w:color w:val="000000"/>
          <w:sz w:val="36"/>
          <w:szCs w:val="36"/>
        </w:rPr>
        <w:commentReference w:id="236"/>
      </w:r>
    </w:p>
    <w:p w14:paraId="5C55161F" w14:textId="74CE3C82" w:rsidR="00B0056C" w:rsidRDefault="009F0653" w:rsidP="00A51A1B">
      <w:pPr>
        <w:spacing w:before="100" w:beforeAutospacing="1" w:after="100" w:afterAutospacing="1" w:line="480" w:lineRule="auto"/>
        <w:outlineLvl w:val="1"/>
        <w:rPr>
          <w:ins w:id="237" w:author="Reyan Merdad" w:date="2026-08-10T16:21:00Z" w16du:dateUtc="2026-08-10T22:21:00Z"/>
        </w:rPr>
      </w:pPr>
      <w:r>
        <w:t>After restricting to hospital admissions linked to an emergency department presentation with a nonmissing triage chief complaint, the analytic cohort comprised 11,941 admissions that met at least one prespecified ascertainment criterion for hypercapnia (Figure 1). Of these, 11,500 (96.3%) met blood-gas criteria; the mutually exclusive ascertainment strata were gas-only in 9,958 admissions (83.4%), ICD-only in 441 (3.7%), and both ICD + gas in 1,542 (12.9%). Across the overlapping ascertainment indicators, 7,454 admissions (62.4%) were ABG-positive, 6,388 (53.5%) were VBG-positive, and 1,983 (16.6%) were ICD-positive. The median age at admission was 68 years (IQR 56–78), and 6,423 admissions (53.8%) were for male patients. Race was recorded as White in 7,525 admissions (63.0%), Black or African American in 1,938 (16.2%), and unknown or not reported in 2,121 (17.8%). Median hospital length of stay was 8.8 days (IQR 4.8–15.8). Additional cohort characteristics are shown in Table 1.</w:t>
      </w:r>
    </w:p>
    <w:p w14:paraId="550F9D7F" w14:textId="77777777" w:rsidR="00D06F67" w:rsidRDefault="00D06F67" w:rsidP="00D06F67">
      <w:pPr>
        <w:spacing w:before="100" w:beforeAutospacing="1" w:after="100" w:afterAutospacing="1" w:line="480" w:lineRule="auto"/>
        <w:outlineLvl w:val="1"/>
        <w:rPr>
          <w:ins w:id="238" w:author="Reyan Merdad" w:date="2026-08-10T16:21:00Z" w16du:dateUtc="2026-08-10T22:21:00Z"/>
        </w:rPr>
      </w:pPr>
      <w:commentRangeStart w:id="239"/>
      <w:ins w:id="240" w:author="Reyan Merdad" w:date="2026-08-10T16:21:00Z" w16du:dateUtc="2026-08-10T22:21:00Z">
        <w:r w:rsidRPr="009F0653">
          <w:t>In the clinician-annotated reference sample (n = 160), the two independent clinician reviewers had exact set agreement in 80.6% of encounters and partial agreement in 13.1%; mean set-F1 was 0.88, macro-averaged Cohen’s κ was 0.73, and macro-averaged Gwet’s AC1 was 0.97. In the direct annotation NLP benchmark (</w:t>
        </w:r>
        <w:r w:rsidRPr="00EA4FFD">
          <w:t>n = 160</w:t>
        </w:r>
        <w:r w:rsidRPr="009F0653">
          <w:t xml:space="preserve">), NLP-derived classifications had exact agreement with the adjudicated reference in 76.3% of encounters and partial agreement in 12.5%; mean set-F1 was 0.84, macro-averaged Cohen’s κ was 0.63, and macro-averaged Gwet’s AC1 was 0.97. </w:t>
        </w:r>
        <w:commentRangeEnd w:id="239"/>
        <w:r w:rsidRPr="00C31B54">
          <w:rPr>
            <w:rStyle w:val="CommentReference"/>
            <w:sz w:val="24"/>
            <w:szCs w:val="24"/>
          </w:rPr>
          <w:commentReference w:id="239"/>
        </w:r>
        <w:r w:rsidRPr="00C31B54">
          <w:t xml:space="preserve">Overall, NLP classification showed high concordance with clinician-adjudicated </w:t>
        </w:r>
        <w:r w:rsidRPr="00C31B54">
          <w:lastRenderedPageBreak/>
          <w:t>classifications, with performance approaching the level of agreement observed between independent clinician reviewers.</w:t>
        </w:r>
        <w:r>
          <w:t xml:space="preserve"> </w:t>
        </w:r>
        <w:r w:rsidRPr="00C31B54">
          <w:t>The higher AC1 values relative to κ were consistent with prevalence imbalance across RFV categories, which can lower κ despite high observed agreement.</w:t>
        </w:r>
      </w:ins>
    </w:p>
    <w:p w14:paraId="42B5B423" w14:textId="77777777" w:rsidR="00D06F67" w:rsidRPr="009F0653" w:rsidRDefault="00D06F67" w:rsidP="00A51A1B">
      <w:pPr>
        <w:spacing w:before="100" w:beforeAutospacing="1" w:after="100" w:afterAutospacing="1" w:line="480" w:lineRule="auto"/>
        <w:outlineLvl w:val="1"/>
      </w:pPr>
    </w:p>
    <w:p w14:paraId="70526C3A" w14:textId="06A7A57F" w:rsidR="00B0056C" w:rsidRDefault="009F0653" w:rsidP="00A51A1B">
      <w:pPr>
        <w:spacing w:before="100" w:beforeAutospacing="1" w:after="100" w:afterAutospacing="1" w:line="480" w:lineRule="auto"/>
        <w:outlineLvl w:val="1"/>
      </w:pPr>
      <w:r>
        <w:t>After multi-label NLP classification, respiratory RFV categories were most prevalent (30.2</w:t>
      </w:r>
      <w:r w:rsidR="00480068">
        <w:t>%</w:t>
      </w:r>
      <w:r w:rsidRPr="000F71A4">
        <w:t>%; 95% CI, 29.2%–31.2%),</w:t>
      </w:r>
      <w:r>
        <w:t xml:space="preserve"> followed by administrative reasons (17.5%</w:t>
      </w:r>
      <w:r w:rsidR="00480068">
        <w:t>),</w:t>
      </w:r>
      <w:r>
        <w:t>; 95% CI, 16.8%–18.3%), digestive symptoms (14.0%; 95% CI, 13.4%–14.7%), injuries and adverse effects (14.0%; 95% CI, 13.4%–14.6%), and nervous-system symptoms (13.8%; 95% CI, 13.2%–14.4%) (Table 2).</w:t>
      </w:r>
      <w:ins w:id="241" w:author="Reyan Merdad" w:date="2026-08-10T16:27:00Z" w16du:dateUtc="2026-08-10T22:27:00Z">
        <w:r w:rsidR="00026341">
          <w:t xml:space="preserve"> </w:t>
        </w:r>
        <w:r w:rsidR="00026341" w:rsidRPr="00026341">
          <w:t>Although respiratory presentations were most common, they were identified in fewer than one-third of encounters, with substantial representation of several nonrespiratory RFV categories, supporting a heterogeneous clinical presentation of hypercapnia.</w:t>
        </w:r>
      </w:ins>
    </w:p>
    <w:p w14:paraId="053D593E" w14:textId="4748943A" w:rsidR="00FD643B" w:rsidRPr="009F0653" w:rsidRDefault="00C85969" w:rsidP="00A51A1B">
      <w:pPr>
        <w:spacing w:before="100" w:beforeAutospacing="1" w:after="100" w:afterAutospacing="1" w:line="480" w:lineRule="auto"/>
        <w:outlineLvl w:val="1"/>
      </w:pPr>
      <w:r w:rsidRPr="00C85969">
        <w:t>Presenting-concern categories varied by how hypercapnia was identified</w:t>
      </w:r>
      <w:r w:rsidR="009F0653">
        <w:t xml:space="preserve"> (Figure 2). Respiratory RFV categories were present in 50.2% (95% CI, 47.8%–52.7%) of ICD-positive admissions, compared with 36.3% (95% CI, 34.9%–37.6%) of VBG-defined admissions and 27.3% (95% CI, 26.2%–28.3%) of ABG-defined admissions. Non-respiratory categories remained common across all ascertainment indicators. Other grouped RFV categories were present in 39.9% of ICD-positive, 44.6% of VBG-defined, and 41.3% of ABG-defined admissions; injuries and adverse effects were present in 8.0%, 11.5%, and 16.3%, respectively.</w:t>
      </w:r>
      <w:ins w:id="242" w:author="Reyan Merdad" w:date="2026-08-10T16:28:00Z" w16du:dateUtc="2026-08-10T22:28:00Z">
        <w:r w:rsidR="00026341">
          <w:t xml:space="preserve"> </w:t>
        </w:r>
        <w:r w:rsidR="00026341" w:rsidRPr="00026341">
          <w:t>These differences suggest that ICD-based ascertainment preferentially identified patients with respiratory presentations, whereas blood-gas–based ascertainment captured a broader spectrum of presenting concerns.</w:t>
        </w:r>
      </w:ins>
    </w:p>
    <w:p w14:paraId="30F5F476" w14:textId="13412697" w:rsidR="00FD643B" w:rsidRPr="009F0653" w:rsidRDefault="009F0653" w:rsidP="00A51A1B">
      <w:pPr>
        <w:spacing w:before="100" w:beforeAutospacing="1" w:after="100" w:afterAutospacing="1" w:line="480" w:lineRule="auto"/>
        <w:outlineLvl w:val="1"/>
      </w:pPr>
      <w:r>
        <w:lastRenderedPageBreak/>
        <w:t xml:space="preserve">Presenting-concern distributions varied across age and acidemia strata. Injuries and adverse </w:t>
      </w:r>
      <w:bookmarkStart w:id="243" w:name="_Hlk233576832"/>
      <w:r>
        <w:t xml:space="preserve">effects were the most prevalent grouped category among admissions for patients aged 18–39 years (34.4%; 95% CI, 31.2%–37.6%), whereas respiratory categories increased from 13.7% (95% CI, 11.1%–16.3%) among admissions for patients aged 18–39 years to 36.5% (95% CI, 34.5%–38.6%) among admissions for patients aged 80 years or older (Figure 3). </w:t>
      </w:r>
      <w:r w:rsidR="009E076B" w:rsidRPr="009E076B">
        <w:t>Across prespecified paired-pH acidemia severity strata, respiratory categories decreased from 33.6% (95% CI, 32.0%–35.1%) in normal/compensated admissions to 23.6% (95% CI, 21.8%–25.6%) in severe acidemia, while injuries and adverse effects increased from 10.3% (95% CI, 9.4%–11.3%) to 18.3% (95% CI, 16.7%–20.0%) (Figure 4).</w:t>
      </w:r>
      <w:r>
        <w:t xml:space="preserve"> Acidemia timing patterns are shown in Supplementary Figure S1 among admissions with sufficient pH timing data; early acidemia had a higher prevalence of injuries and adverse effects than no acidemia (27.9% vs 11.1%), whereas no-acidemia admissions had a higher prevalence of respiratory categories (35.0% vs 27.4%). The Supplementary source data workbook reports denominator and excluded-count details for </w:t>
      </w:r>
      <w:ins w:id="244" w:author="Reyan Merdad" w:date="2026-08-12T11:53:00Z" w16du:dateUtc="2026-08-12T17:53:00Z">
        <w:r w:rsidR="003A167F">
          <w:t>mi</w:t>
        </w:r>
      </w:ins>
      <w:ins w:id="245" w:author="Reyan Merdad" w:date="2026-08-12T11:54:00Z" w16du:dateUtc="2026-08-12T17:54:00Z">
        <w:r w:rsidR="003A167F">
          <w:t xml:space="preserve">ssing </w:t>
        </w:r>
      </w:ins>
      <w:r>
        <w:t>pH-timing</w:t>
      </w:r>
      <w:del w:id="246" w:author="Reyan Merdad" w:date="2026-08-12T11:53:00Z" w16du:dateUtc="2026-08-12T17:53:00Z">
        <w:r w:rsidDel="003A167F">
          <w:delText xml:space="preserve"> missingness</w:delText>
        </w:r>
      </w:del>
      <w:r>
        <w:t>.</w:t>
      </w:r>
      <w:ins w:id="247" w:author="Reyan Merdad" w:date="2026-08-10T16:29:00Z" w16du:dateUtc="2026-08-10T22:29:00Z">
        <w:r w:rsidR="001178D1">
          <w:t xml:space="preserve"> </w:t>
        </w:r>
        <w:r w:rsidR="001178D1" w:rsidRPr="001178D1">
          <w:t>Overall, these patterns indicate that the clinical presentation of hypercapnia differed systematically by age and acidemia, with injury- and adverse-effect presentations concentrated among younger and more acidemic admissions, while respiratory presentations were more common among older and less acidemic admissions.</w:t>
        </w:r>
      </w:ins>
    </w:p>
    <w:p w14:paraId="5B14913A" w14:textId="6B6B7340" w:rsidR="00FD643B" w:rsidRPr="009F0653" w:rsidRDefault="002268F1" w:rsidP="00A51A1B">
      <w:pPr>
        <w:spacing w:before="100" w:beforeAutospacing="1" w:after="100" w:afterAutospacing="1" w:line="480" w:lineRule="auto"/>
        <w:outlineLvl w:val="1"/>
      </w:pPr>
      <w:r w:rsidRPr="002268F1">
        <w:t>Early-gas timing restrictions yielded chief-complaint distributions similar to the broad cohort, while ICD-positive admissions showed a more respiratory-concentrated presentation profile.</w:t>
      </w:r>
      <w:r>
        <w:t xml:space="preserve"> </w:t>
      </w:r>
      <w:r w:rsidR="009F0653">
        <w:t xml:space="preserve">The first qualifying gas occurred within 24 hours in 6,218 admissions (52.1% of the broad cohort) and within 6 hours in 2,654 admissions (22.2%). Respiratory RFV categories were present in 32.8% (95% CI, 31.5%–34.1%) of 24-hour early-gas admissions and 33.8% (95% CI, 31.9%–35.7%) of 6-hour early-gas admissions, compared with 30.2% (95% CI, 29.2%–31.2%) in the </w:t>
      </w:r>
      <w:r w:rsidR="009F0653">
        <w:lastRenderedPageBreak/>
        <w:t xml:space="preserve">broad cohort; other grouped RFV categories remained the largest group in both early-gas cohorts (39.5% and 38.1%). By contrast, ICD-positive admissions were more respiratory-concentrated (50.2%; 95% CI, 47.8%–52.7%), and admissions with both an ICD phenotype and a qualifying gas </w:t>
      </w:r>
      <w:bookmarkEnd w:id="243"/>
      <w:r w:rsidR="009F0653">
        <w:t>within 24 hours had the highest respiratory prevalence (58.5%</w:t>
      </w:r>
      <w:r w:rsidR="00925754">
        <w:t>.</w:t>
      </w:r>
      <w:r w:rsidR="009F0653">
        <w:t>; 95% CI, 55.3%–61.5%).</w:t>
      </w:r>
      <w:ins w:id="248" w:author="Reyan Merdad" w:date="2026-08-10T16:31:00Z" w16du:dateUtc="2026-08-10T22:31:00Z">
        <w:r w:rsidR="008A442A">
          <w:t xml:space="preserve"> </w:t>
        </w:r>
        <w:r w:rsidR="008A442A" w:rsidRPr="008A442A">
          <w:t>These findings suggest that restricting blood-gas ascertainment to earlier measurements had little effect on the overall presentation profile, whereas ICD-based identification selected a substantially more respiratory-predominant subgroup.</w:t>
        </w:r>
      </w:ins>
    </w:p>
    <w:p w14:paraId="179A7253" w14:textId="4218C047" w:rsidR="009F0653" w:rsidRPr="00D06F67" w:rsidRDefault="009F0653" w:rsidP="009F0653">
      <w:pPr>
        <w:spacing w:before="100" w:beforeAutospacing="1" w:after="100" w:afterAutospacing="1" w:line="480" w:lineRule="auto"/>
        <w:outlineLvl w:val="1"/>
        <w:rPr>
          <w:strike/>
          <w:rPrChange w:id="249" w:author="Reyan Merdad" w:date="2026-08-10T16:21:00Z" w16du:dateUtc="2026-08-10T22:21:00Z">
            <w:rPr/>
          </w:rPrChange>
        </w:rPr>
      </w:pPr>
      <w:commentRangeStart w:id="250"/>
      <w:commentRangeStart w:id="251"/>
      <w:r w:rsidRPr="00D06F67">
        <w:rPr>
          <w:strike/>
          <w:rPrChange w:id="252" w:author="Reyan Merdad" w:date="2026-08-10T16:21:00Z" w16du:dateUtc="2026-08-10T22:21:00Z">
            <w:rPr/>
          </w:rPrChange>
        </w:rPr>
        <w:t xml:space="preserve">In the clinician-annotated reference sample (n = 160), the two independent clinician reviewers had exact set agreement in 80.6% of encounters and partial agreement in 13.1%; mean set-F1 was 0.88, macro-averaged Cohen’s κ was 0.73, and macro-averaged Gwet’s AC1 was 0.97. In the direct annotation NLP benchmark (n = 160), NLP-derived classifications had exact agreement with the adjudicated reference in 76.3% of encounters and partial agreement in 12.5%; mean set-F1 was 0.84, macro-averaged Cohen’s κ was 0.63, and macro-averaged Gwet’s AC1 was 0.97. </w:t>
      </w:r>
      <w:commentRangeEnd w:id="250"/>
      <w:r w:rsidR="00D06F67" w:rsidRPr="00D06F67">
        <w:rPr>
          <w:rStyle w:val="CommentReference"/>
          <w:strike/>
          <w:sz w:val="24"/>
          <w:szCs w:val="24"/>
          <w:rPrChange w:id="253" w:author="Reyan Merdad" w:date="2026-08-10T16:21:00Z" w16du:dateUtc="2026-08-10T22:21:00Z">
            <w:rPr>
              <w:rStyle w:val="CommentReference"/>
              <w:sz w:val="24"/>
              <w:szCs w:val="24"/>
            </w:rPr>
          </w:rPrChange>
        </w:rPr>
        <w:commentReference w:id="250"/>
      </w:r>
      <w:commentRangeEnd w:id="251"/>
      <w:r w:rsidR="00D06F67" w:rsidRPr="00D06F67">
        <w:rPr>
          <w:rStyle w:val="CommentReference"/>
          <w:strike/>
          <w:sz w:val="24"/>
          <w:szCs w:val="24"/>
          <w:rPrChange w:id="254" w:author="Reyan Merdad" w:date="2026-08-10T16:21:00Z" w16du:dateUtc="2026-08-10T22:21:00Z">
            <w:rPr>
              <w:rStyle w:val="CommentReference"/>
              <w:sz w:val="24"/>
              <w:szCs w:val="24"/>
            </w:rPr>
          </w:rPrChange>
        </w:rPr>
        <w:commentReference w:id="251"/>
      </w:r>
      <w:ins w:id="255" w:author="Reyan Merdad" w:date="2026-08-10T16:14:00Z" w16du:dateUtc="2026-08-10T22:14:00Z">
        <w:r w:rsidR="00C31B54" w:rsidRPr="00D06F67">
          <w:rPr>
            <w:strike/>
            <w:rPrChange w:id="256" w:author="Reyan Merdad" w:date="2026-08-10T16:21:00Z" w16du:dateUtc="2026-08-10T22:21:00Z">
              <w:rPr/>
            </w:rPrChange>
          </w:rPr>
          <w:t>Overall, NLP classification showed high concordance with clinician-adjudicated classifications, with performance approaching the level of agreement observed between independent clinician reviewers.</w:t>
        </w:r>
      </w:ins>
      <w:ins w:id="257" w:author="Reyan Merdad" w:date="2026-08-10T16:20:00Z" w16du:dateUtc="2026-08-10T22:20:00Z">
        <w:r w:rsidR="00C31B54" w:rsidRPr="00D06F67">
          <w:rPr>
            <w:strike/>
            <w:rPrChange w:id="258" w:author="Reyan Merdad" w:date="2026-08-10T16:21:00Z" w16du:dateUtc="2026-08-10T22:21:00Z">
              <w:rPr/>
            </w:rPrChange>
          </w:rPr>
          <w:t xml:space="preserve"> The higher AC1 values relative to κ were consistent with prevalence imbalance across RFV categories, which can lower κ despite high observed agreement.</w:t>
        </w:r>
      </w:ins>
    </w:p>
    <w:p w14:paraId="5A5B4EBD" w14:textId="1F47AB5C" w:rsidR="008A1646" w:rsidRDefault="00D84167" w:rsidP="00340180">
      <w:pPr>
        <w:spacing w:before="100" w:beforeAutospacing="1" w:after="100" w:afterAutospacing="1" w:line="480" w:lineRule="auto"/>
        <w:outlineLvl w:val="2"/>
        <w:rPr>
          <w:color w:val="000000"/>
        </w:rPr>
      </w:pPr>
      <w:r w:rsidRPr="00D84167">
        <w:rPr>
          <w:b/>
          <w:bCs/>
          <w:color w:val="000000"/>
          <w:sz w:val="36"/>
          <w:szCs w:val="36"/>
        </w:rPr>
        <w:t>Discussion</w:t>
      </w:r>
    </w:p>
    <w:p w14:paraId="04DBC3F7" w14:textId="5D38DB7E" w:rsidR="008A1646" w:rsidRPr="008A1646" w:rsidRDefault="008A1646" w:rsidP="008A1646">
      <w:pPr>
        <w:spacing w:before="100" w:beforeAutospacing="1" w:after="100" w:afterAutospacing="1" w:line="480" w:lineRule="auto"/>
        <w:outlineLvl w:val="2"/>
        <w:rPr>
          <w:color w:val="000000"/>
        </w:rPr>
      </w:pPr>
      <w:r>
        <w:t xml:space="preserve">In this retrospective study of ED-linked hospital admissions with evidence of hypercapnia or hypercapnia-related diagnosis codes, respiratory </w:t>
      </w:r>
      <w:r w:rsidR="00A31019">
        <w:t>reason-for-visit</w:t>
      </w:r>
      <w:r>
        <w:t xml:space="preserve"> categories were the most </w:t>
      </w:r>
      <w:r>
        <w:lastRenderedPageBreak/>
        <w:t xml:space="preserve">prevalent chief-complaint category overall but were present in fewer than one-third of admissions. The chief-complaint profile differed by overlapping ascertainment indicator: ICD-positive admissions were more concentrated in respiratory categories, whereas blood-gas-ascertained admissions showed a broader distribution of nonrespiratory chief complaints. </w:t>
      </w:r>
      <w:r w:rsidR="00BA439F" w:rsidRPr="00BA439F">
        <w:t>Similar patterns in early-gas timing-safeguard cohorts suggest that this broad presenting-concern distribution was not driven only by hypercapnia identified later in the hospital encounter.</w:t>
      </w:r>
      <w:r>
        <w:t xml:space="preserve"> </w:t>
      </w:r>
      <w:r w:rsidR="00BA439F" w:rsidRPr="00BA439F">
        <w:t>Taken together, the findings suggest that hypercapnia in hospitalized patients spans a wider clinical spectrum than classic ventilatory failure presentations alone</w:t>
      </w:r>
      <w:r>
        <w:t>.</w:t>
      </w:r>
    </w:p>
    <w:p w14:paraId="7DF99BFD" w14:textId="7935D5D0" w:rsidR="008A1646" w:rsidRPr="008A1646" w:rsidRDefault="008A1646" w:rsidP="008A1646">
      <w:pPr>
        <w:spacing w:before="100" w:beforeAutospacing="1" w:after="100" w:afterAutospacing="1" w:line="480" w:lineRule="auto"/>
        <w:outlineLvl w:val="2"/>
        <w:rPr>
          <w:color w:val="000000"/>
        </w:rPr>
      </w:pPr>
      <w:r w:rsidRPr="008A1646">
        <w:rPr>
          <w:color w:val="000000"/>
        </w:rPr>
        <w:t xml:space="preserve">Prior studies establish that hypercapnia and hypercapnic respiratory failure are heterogeneous and associated with substantial morbidity. Population-based studies have described prevalence, causes, mortality, and rehospitalization, while hospital-based cohorts have focused on ventilatory support, health care use, readmission, and mortality in cohorts identified by blood-gas values, diagnosis codes, or respiratory failure </w:t>
      </w:r>
      <w:r w:rsidRPr="009445B8">
        <w:rPr>
          <w:color w:val="000000"/>
        </w:rPr>
        <w:t>admissions</w:t>
      </w:r>
      <w:r w:rsidRPr="008A1646">
        <w:rPr>
          <w:color w:val="000000"/>
        </w:rPr>
        <w:t>.</w:t>
      </w:r>
      <w:r w:rsidR="001C0411">
        <w:rPr>
          <w:color w:val="000000"/>
        </w:rPr>
        <w:t xml:space="preserve"> </w:t>
      </w:r>
      <w:r w:rsidR="001C0411">
        <w:rPr>
          <w:color w:val="000000"/>
        </w:rPr>
        <w:fldChar w:fldCharType="begin"/>
      </w:r>
      <w:r w:rsidR="009445B8">
        <w:rPr>
          <w:color w:val="000000"/>
        </w:rPr>
        <w:instrText xml:space="preserve"> ADDIN ZOTERO_ITEM CSL_CITATION {"citationID":"mVkaA6Oz","properties":{"unsorted":false,"formattedCitation":"(12,21)","plainCitation":"(12,21)","noteIndex":0},"citationItems":[{"id":90,"uris":["http://zotero.org/groups/6006426/items/QG3YG33D"],"itemData":{"id":90,"type":"article-journal","abstract":"PURPOSE: Hypercapnic respiratory failure (HRF) is a frequent cause of hospitalization and a common comorbidity in hospitalized patients. There are few studies addressing what factors might predict poor outcomes in this patient population. The purpose of the current study was to investigate characteristics and outcomes of patients hospitalized with HRF.\nMETHODS: A study of patients ≥ 18 years admitted with HRF in a 1-year period. Patients with limited life expectancy related to other conditions, and those with a non-respiratory cause of HRF, were excluded.\nRESULTS: 202 subjects met eligibility criteria: 24% had a diagnosis of obstructive sleep apnea, 6% obesity hypoventilation, 46% chronic obstructive pulmonary disease, and 10% asthma. Fifteen (7%) died during the index admission. Forty-one patients (23%) were readmitted within 30 days: peripheral vascular disease [adjusted odds ratio (aOR) 4.78, CI 1.45-15.74] and tachycardia (aOR 2.97, CI 1.22-7.26) were associated with an increased risk of readmission. Sixty-six patients (36%) died after discharge. Risk of death was increased in older patients (aOR 1.32, CI 1.13-1.54 per 5 years), those with peripheral vascular disease (aOR 12.56, CI 2.35-67.21), higher Charlson co-morbidity index (aOR 1.39, CI 1.09-1.76), use of home oxygen (aOR 4.03, CI 1.89-8.57), and those who had been readmitted (aOR 3.07, CI 1.46-6.43).\nCONCLUSIONS: Hospitalization for HRF is associated with a high morbidity and mortality. Our observation that home oxygen use was associated with increased mortality suggests that oxygen use could be a risk factor for death in patients with HRF.","container-title":"Lung","DOI":"10.1007/s00408-019-00300-w","ISSN":"1432-1750","issue":"1","journalAbbreviation":"Lung","language":"eng","page":"121-134","PMID":"31828514","PMCID":"PMC7223622","source":"PubMed","title":"Risk of Readmission and Mortality Following Hospitalization with Hypercapnic Respiratory Failure","volume":"198","author":[{"family":"Meservey","given":"Amber J."},{"family":"Burton","given":"Michael C."},{"family":"Priest","given":"Jeffrey"},{"family":"Teneback","given":"Charlotte C."},{"family":"Dixon","given":"Anne E."}],"issued":{"date-parts":[["2020",2]]}}},{"id":111,"uris":["http://zotero.org/groups/6006426/items/B983USPI"],"itemData":{"id":111,"type":"article-journal","abstract":"INTRODUCTION: Non-invasive ventilation (NIV) is recommended for treatment of acute hypercapnic respiratory failure (AHRF) refractory to medical management in patients with COPD. This study investigated the relationship between time from hospital presentation to diagnosis of AHRF and in-hospital mortality.\nMETHODS: Retrospective analysis of hospitalised COPD patients treated with a first episode of ward-based NIV for AHRF at a large UK teaching hospital between 2004 and 2017. Data collected prospectively as part of NIV service evaluation. Multivariable logistic regression performed to identify predictors of in-hospital mortality.\nRESULTS: In total, 547 unique patients were studied comprising 245 males (44.8%), median age 70.6 years, median FEV1% predicted 34%. Overall in-hospital mortality was 19% (n = 104); median survival was 1.7 years. In univariate analysis, a longer time between hospital presentation to diagnosis of AHRF was associated with in-hospital mortality (median [IQR]: 8.7 [0.7-75.8] hours vs. 1.9 [0.3-13.6] hours, p &lt; 0.0001). In multivariable logistic regression, significant predictors of in-hospital mortality were AHRF &gt;24 h after hospital presentation (odds ratio [95% CI]: 2.29 [1.33-3.95], p = 0.003), pneumonia on admission (1.81 [1.07-3.08], p = 0.027), increased age (1.10 [1.07-1.14], p &lt; 0.001) and NIV as ceiling of treatment (5.86 [2.87-11.94], p &lt; 0.001).\nCONCLUSIONS: Hospitalised COPD patients with late presentation of AHRF, requiring acute ward-based NIV, may have increased in-hospital mortality. These patients may benefit from closer monitoring and earlier specialist respiratory review.","container-title":"Respiratory Medicine","DOI":"10.1016/j.rmed.2019.04.013","ISSN":"1532-3064","journalAbbreviation":"Respir Med","language":"eng","page":"128-132","PMID":"31047109","source":"PubMed","title":"Late presentation of acute hypercapnic respiratory failure carries a high mortality risk in COPD patients treated with ward-based NIV","volume":"151","author":[{"family":"Trethewey","given":"Samuel P."},{"family":"Edgar","given":"Ross G."},{"family":"Morlet","given":"Julien"},{"family":"Mukherjee","given":"Rahul"},{"family":"Turner","given":"Alice M."}],"issued":{"date-parts":[["2019",5]]}}}],"schema":"https://github.com/citation-style-language/schema/raw/master/csl-citation.json"} </w:instrText>
      </w:r>
      <w:r w:rsidR="001C0411">
        <w:rPr>
          <w:color w:val="000000"/>
        </w:rPr>
        <w:fldChar w:fldCharType="separate"/>
      </w:r>
      <w:r w:rsidR="009445B8">
        <w:rPr>
          <w:noProof/>
          <w:color w:val="000000"/>
        </w:rPr>
        <w:t>(12,21)</w:t>
      </w:r>
      <w:r w:rsidR="001C0411">
        <w:rPr>
          <w:color w:val="000000"/>
        </w:rPr>
        <w:fldChar w:fldCharType="end"/>
      </w:r>
      <w:r w:rsidRPr="008A1646">
        <w:rPr>
          <w:color w:val="000000"/>
        </w:rPr>
        <w:t xml:space="preserve"> These studies provide important epidemiologic context, but they generally characterize admissions after hypercapnia has been recognized rather than describing the presenting concern that brought the patient to emergency care. Our study adds a complementary perspective by using ED triage concern text to characterize the presentation context surrounding admissions in which hypercapnia is documented or coded. NLP methods have been used to structure ED triage text and support prediction tasks, but, to our knowledge, they have not been used to characterize the chief-complaint spectrum of admissions with EHR-documented hypercapnia.</w:t>
      </w:r>
      <w:r w:rsidR="001C0411">
        <w:rPr>
          <w:color w:val="000000"/>
        </w:rPr>
        <w:t xml:space="preserve"> </w:t>
      </w:r>
      <w:r w:rsidR="001C0411">
        <w:rPr>
          <w:color w:val="000000"/>
        </w:rPr>
        <w:fldChar w:fldCharType="begin"/>
      </w:r>
      <w:r w:rsidR="009445B8">
        <w:rPr>
          <w:color w:val="000000"/>
        </w:rPr>
        <w:instrText xml:space="preserve"> ADDIN ZOTERO_ITEM CSL_CITATION {"citationID":"I6LalAA8","properties":{"unsorted":false,"formattedCitation":"(22\\uc0\\u8211{}24)","plainCitation":"(22–24)","noteIndex":0},"citationItems":[{"id":114,"uris":["http://zotero.org/groups/6006426/items/2FZIE3BI"],"itemData":{"id":114,"type":"article-journal","abstract":"BACKGROUND: Nursing triage documentation is the first free-form text data created at the start of an emergency department (ED) visit. These 1-3 unstructured sentences reflect the clinical impression of an experienced nurse and are key in gauging a patient's illness. We aimed to predict final ED disposition using three commonly-employed natural language processing (NLP) techniques of nursing triage notes in isolation from other data.\nMETHODS: We constructed a retrospective cohort of all 260,842 consecutive ED encounters in 2015-16, from three clinically heterogeneous academically-affiliated EDs. After exclusion of 3964 encounters based on completeness of triage, and disposition data, we included 256,878 encounters. We defined the outcome as: 1) admission, transfer, or in-ED death [68,092 encounters] vs. 2) discharge, \"left without being seen,\" and \"left against medical advice\" [188,786 encounters]. The dataset was divided into training and testing subsets. Neural network regression models were trained using bag-of-words, paragraph vectors, and topic distributions to predict disposition and were evaluated using the testing dataset.\nRESULTS: Area under the curve for disposition using triage notes as bag-of-words, paragraph vectors, and topic distributions were 0.737 (95% CI: 0.734 - 0.740), 0.785 (95% CI: 0.782 - 0.788), and 0.687 (95% CI: 0.684 - 0.690), respectively.\nCONCLUSIONS: Nursing triage notes can be used to predict final ED patient disposition, even when used separately from other clinical information. These findings have substantial implications for future studies, suggesting that free text from medical records may be considered as a critical predictor in research of patient outcomes.","container-title":"International Journal of Medical Informatics","DOI":"10.1016/j.ijmedinf.2019.06.008","ISSN":"1872-8243","journalAbbreviation":"Int J Med Inform","language":"eng","page":"184-188","PMID":"31445253","source":"PubMed","title":"Prediction of emergency department patient disposition based on natural language processing of triage notes","volume":"129","author":[{"family":"Sterling","given":"Nicholas W."},{"family":"Patzer","given":"Rachel E."},{"family":"Di","given":"Mengyu"},{"family":"Schrager","given":"Justin D."}],"issued":{"date-parts":[["2019",9]]}}},{"id":116,"uris":["http://zotero.org/groups/6006426/items/NV5G48LG"],"itemData":{"id":116,"type":"article-journal","abstract":"The demand for emergency department (ED) services is increasing across the globe, particularly during the current COVID-19 pandemic. Clinical triage and risk assessment have become increasingly challenging due to the shortage of medical resources and the strain on hospital infrastructure caused by the pandemic. As a result of the widespread use of electronic health records (EHRs), we now have access to a vast amount of clinical data, which allows us to develop prediction models and decision support systems to address these challenges. To date, there is no widely accepted clinical prediction benchmark related to the ED based on large-scale public EHRs. An open-source benchmark data platform would streamline research workflows by eliminating cumbersome data preprocessing, and facilitate comparisons among different studies and methodologies. Based on the Medical Information Mart for Intensive Care IV Emergency Department (MIMIC-IV-ED) database, we created a benchmark dataset and proposed three clinical prediction benchmarks. This study provides future researchers with insights, suggestions, and protocols for managing data and developing predictive tools for emergency care.","container-title":"Scientific Data","DOI":"10.1038/s41597-022-01782-9","ISSN":"2052-4463","issue":"1","journalAbbreviation":"Sci Data","language":"eng","page":"658","PMID":"36302776","PMCID":"PMC9610299","source":"PubMed","title":"Benchmarking emergency department prediction models with machine learning and public electronic health records","volume":"9","author":[{"family":"Xie","given":"Feng"},{"family":"Zhou","given":"Jun"},{"family":"Lee","given":"Jin Wee"},{"family":"Tan","given":"Mingrui"},{"family":"Li","given":"Siqi"},{"family":"Rajnthern","given":"Logasan S/O"},{"family":"Chee","given":"Marcel Lucas"},{"family":"Chakraborty","given":"Bibhas"},{"family":"Wong","given":"An-Kwok Ian"},{"family":"Dagan","given":"Alon"},{"family":"Ong","given":"Marcus Eng Hock"},{"family":"Gao","given":"Fei"},{"family":"Liu","given":"Nan"}],"issued":{"date-parts":[["2022",10,27]]}}},{"id":119,"uris":["http://zotero.org/groups/6006426/items/SET63FCD"],"itemData":{"id":119,"type":"article-journal","abstract":"INTRODUCTION: Natural language processing (NLP) uses various computational methods to analyse and understand human language, and has been applied to data acquired at Emergency Department (ED) triage to predict various outcomes. The objective of this scoping review is to evaluate how NLP has been applied to data acquired at ED triage, assess if NLP based models outperform humans or current risk stratification techniques when predicting outcomes, and assess if incorporating free-text improve predictive performance of models when compared to predictive models that use only structured data.\nMETHODS: All English language peer-reviewed research that applied an NLP technique to free-text obtained at ED triage was eligible for inclusion. We excluded studies focusing solely on disease surveillance, and studies that used information obtained after triage. We searched the electronic databases MEDLINE, Embase, Cochrane Database of Systematic Reviews, Web of Science, and Scopus for medical subject headings and text keywords related to NLP and triage. Databases were last searched on 01/01/2022. Risk of bias in studies was assessed using the Prediction model Risk of Bias Assessment Tool (PROBAST). Due to the high level of heterogeneity between studies and high risk of bias, a metanalysis was not conducted. Instead, a narrative synthesis is provided.\nRESULTS: In total, 3730 studies were screened, and 20 studies were included. The population size varied greatly between studies ranging from 1.8 million patients to 598 triage notes. The most common outcomes assessed were prediction of triage score, prediction of admission, and prediction of critical illness. NLP models achieved high accuracy in predicting need for admission, triage score, critical illness, and mapping free-text chief complaints to structured fields. Incorporating both structured data and free-text data improved results when compared to models that used only structured data. However, the majority of studies (80%) were assessed to have a high risk of bias, and only one study reported the deployment of an NLP model into clinical practice.\nCONCLUSION: Unstructured free-text triage notes have been used by NLP models to predict clinically relevant outcomes. However, the majority of studies have a high risk of bias, most research is retrospective, and there are few examples of implementation into clinical practice. Future work is needed to prospectively assess if applying NLP to data acquired at ED triage improves ED outcomes when compared to usual clinical practice.","container-title":"PloS One","DOI":"10.1371/journal.pone.0279953","ISSN":"1932-6203","issue":"12","journalAbbreviation":"PLoS One","language":"eng","page":"e0279953","PMID":"38096321","PMCID":"PMC10721204","source":"PubMed","title":"Applications of natural language processing at emergency department triage: A narrative review","title-short":"Applications of natural language processing at emergency department triage","volume":"18","author":[{"family":"Stewart","given":"Jonathon"},{"family":"Lu","given":"Juan"},{"family":"Goudie","given":"Adrian"},{"family":"Arendts","given":"Glenn"},{"family":"Meka","given":"Shiv Akarsh"},{"family":"Freeman","given":"Sam"},{"family":"Walker","given":"Katie"},{"family":"Sprivulis","given":"Peter"},{"family":"Sanfilippo","given":"Frank"},{"family":"Bennamoun","given":"Mohammed"},{"family":"Dwivedi","given":"Girish"}],"issued":{"date-parts":[["2023"]]}}}],"schema":"https://github.com/citation-style-language/schema/raw/master/csl-citation.json"} </w:instrText>
      </w:r>
      <w:r w:rsidR="001C0411">
        <w:rPr>
          <w:color w:val="000000"/>
        </w:rPr>
        <w:fldChar w:fldCharType="separate"/>
      </w:r>
      <w:r w:rsidR="009445B8" w:rsidRPr="009445B8">
        <w:rPr>
          <w:rFonts w:eastAsiaTheme="minorHAnsi"/>
          <w:color w:val="000000"/>
          <w14:ligatures w14:val="standardContextual"/>
        </w:rPr>
        <w:t>(22–24)</w:t>
      </w:r>
      <w:r w:rsidR="001C0411">
        <w:rPr>
          <w:color w:val="000000"/>
        </w:rPr>
        <w:fldChar w:fldCharType="end"/>
      </w:r>
    </w:p>
    <w:p w14:paraId="4A084136" w14:textId="45192A39" w:rsidR="0043539F" w:rsidRPr="008A1646" w:rsidRDefault="0043539F" w:rsidP="008A1646">
      <w:pPr>
        <w:spacing w:before="100" w:beforeAutospacing="1" w:after="100" w:afterAutospacing="1" w:line="480" w:lineRule="auto"/>
        <w:outlineLvl w:val="2"/>
        <w:rPr>
          <w:color w:val="000000"/>
        </w:rPr>
      </w:pPr>
      <w:r w:rsidRPr="0043539F">
        <w:rPr>
          <w:color w:val="000000"/>
        </w:rPr>
        <w:t xml:space="preserve">Respiratory RFV categories were more common among diagnosis code–positive admissions, while blood gas–identified admissions showed a wider distribution of presenting concerns. This </w:t>
      </w:r>
      <w:r w:rsidRPr="0043539F">
        <w:rPr>
          <w:color w:val="000000"/>
        </w:rPr>
        <w:lastRenderedPageBreak/>
        <w:t>contrast suggests that diagnosis codes and blood-gas criteria capture related but differently weighted populations: coded admissions emphasize clinically recognized hypercapnic respiratory failure, whereas gas-identified admissions include a broader set of acute illnesses with measured hypercapnia. As a result, the clinical presentation of a hypercapnia cohort will depend partly on the case-definition elements used to define it.</w:t>
      </w:r>
    </w:p>
    <w:p w14:paraId="61E9715E" w14:textId="7AF2BFFB" w:rsidR="008A1646" w:rsidRPr="008A1646" w:rsidRDefault="0043539F" w:rsidP="008A1646">
      <w:pPr>
        <w:spacing w:before="100" w:beforeAutospacing="1" w:after="100" w:afterAutospacing="1" w:line="480" w:lineRule="auto"/>
        <w:outlineLvl w:val="2"/>
        <w:rPr>
          <w:color w:val="000000"/>
        </w:rPr>
      </w:pPr>
      <w:r w:rsidRPr="0043539F">
        <w:rPr>
          <w:color w:val="000000"/>
        </w:rPr>
        <w:t>Age and acidemia analyses showed that the presenting-concern distribution also varied across clinically important subgroups</w:t>
      </w:r>
      <w:r w:rsidR="009445B8" w:rsidRPr="009445B8">
        <w:rPr>
          <w:color w:val="000000"/>
        </w:rPr>
        <w:t>.</w:t>
      </w:r>
      <w:r w:rsidR="009445B8">
        <w:rPr>
          <w:color w:val="000000"/>
        </w:rPr>
        <w:t xml:space="preserve"> </w:t>
      </w:r>
      <w:r w:rsidR="008A1646" w:rsidRPr="008A1646">
        <w:rPr>
          <w:color w:val="000000"/>
        </w:rPr>
        <w:t xml:space="preserve">Younger patients more often presented with injuries or adverse effects, while older patients more often presented with respiratory concerns. Across acidemia strata, respiratory concerns were more common in normal or compensated hypercapnia, whereas injury-related presentations were more common in severe acidemia, </w:t>
      </w:r>
      <w:commentRangeStart w:id="259"/>
      <w:r w:rsidR="008A1646" w:rsidRPr="008A1646">
        <w:rPr>
          <w:color w:val="000000"/>
        </w:rPr>
        <w:t>supporting the broader finding that hypercapnia can appear across different acute-care contexts.</w:t>
      </w:r>
      <w:commentRangeEnd w:id="259"/>
      <w:r w:rsidRPr="008A1646">
        <w:rPr>
          <w:rStyle w:val="CommentReference"/>
          <w:color w:val="000000"/>
          <w:sz w:val="24"/>
          <w:szCs w:val="24"/>
        </w:rPr>
        <w:commentReference w:id="259"/>
      </w:r>
    </w:p>
    <w:p w14:paraId="53AF1005" w14:textId="164E837A" w:rsidR="008A1646" w:rsidRPr="008A1646" w:rsidRDefault="008A1646" w:rsidP="008A1646">
      <w:pPr>
        <w:spacing w:before="100" w:beforeAutospacing="1" w:after="100" w:afterAutospacing="1" w:line="480" w:lineRule="auto"/>
        <w:outlineLvl w:val="2"/>
        <w:rPr>
          <w:color w:val="000000"/>
        </w:rPr>
      </w:pPr>
      <w:r>
        <w:t xml:space="preserve">Strengths of this study include the large cohort, </w:t>
      </w:r>
      <w:r w:rsidR="0043539F" w:rsidRPr="0043539F">
        <w:t>the use of both blood-gas results and diagnosis codes to identify admissions with evidence of hypercapnia</w:t>
      </w:r>
      <w:r>
        <w:t xml:space="preserve">, and scalable NLP classification of triage concerns with clinician benchmarking. </w:t>
      </w:r>
      <w:r w:rsidR="009C2787">
        <w:t>S</w:t>
      </w:r>
      <w:r w:rsidR="009C2787" w:rsidRPr="009C2787">
        <w:t>everal limitations</w:t>
      </w:r>
      <w:r w:rsidR="009C2787">
        <w:t xml:space="preserve"> warrant discussion</w:t>
      </w:r>
      <w:r w:rsidR="009C2787" w:rsidRPr="009C2787">
        <w:t xml:space="preserve"> The cohort included only hospital admissions linked to an ED encounter, with nonmissing triage chief-complaint text and evidence of hypercapnia from blood-gas results or diagnosis codes. It therefore does not represent all patients with hypercapnia, and ED-only encounters were not included. Because these eligibility criteria depend on healthcare use and documentation, conditioning on them can induce selection and collider bias. </w:t>
      </w:r>
      <w:r w:rsidR="00BD231D" w:rsidRPr="009445B8">
        <w:fldChar w:fldCharType="begin"/>
      </w:r>
      <w:r w:rsidR="009445B8">
        <w:instrText xml:space="preserve"> ADDIN ZOTERO_ITEM CSL_CITATION {"citationID":"rqQ3VFdX","properties":{"unsorted":false,"formattedCitation":"(25)","plainCitation":"(25)","noteIndex":0},"citationItems":[{"id":107,"uris":["http://zotero.org/groups/6006426/items/HSTWBCU8"],"itemData":{"id":107,"type":"article-journal","abstract":"Abstract\n            \n              Objectives\n              Collider bias is a common threat to internal validity in clinical research but is rarely mentioned in informatics education or literature. Conditioning on a collider, which is a variable that is the shared causal descendant of an exposure and outcome, may result in spurious associations between the exposure and outcome. Our objective is to introduce readers to collider bias and its corollaries in the retrospective analysis of electronic health record (EHR) data.\n            \n            \n              Target audience\n              Collider bias is likely to arise in the reuse of EHR data, due to data-generating mechanisms and the nature of healthcare access and utilization in the United States. Therefore, this tutorial is aimed at informaticians and other EHR data consumers without a background in epidemiological methods or causal inference.\n            \n            \n              Scope\n              We focus specifically on problems that may arise from conditioning on forms of healthcare utilization, a common collider that is an implicit selection criterion when one reuses EHR data. Directed acyclic graphs (DAGs) are introduced as a tool for identifying potential sources of bias during study design and planning. References for additional resources on causal inference and DAG construction are provided.","container-title":"Journal of the American Medical Informatics Association","DOI":"10.1093/jamia/ocad013","ISSN":"1067-5027, 1527-974X","issue":"5","language":"en","license":"https://creativecommons.org/licenses/by/4.0/","page":"971-977","source":"DOI.org (Crossref)","title":"Healthcare utilization is a collider: an introduction to collider bias in EHR data reuse","title-short":"Healthcare utilization is a collider","volume":"30","author":[{"family":"Weiskopf","given":"Nicole G"},{"family":"Dorr","given":"David A"},{"family":"Jackson","given":"Christie"},{"family":"Lehmann","given":"Harold P"},{"family":"Thompson","given":"Caroline A"}],"issued":{"date-parts":[["2023",4,19]]}}}],"schema":"https://github.com/citation-style-language/schema/raw/master/csl-citation.json"} </w:instrText>
      </w:r>
      <w:r w:rsidR="00BD231D" w:rsidRPr="009445B8">
        <w:fldChar w:fldCharType="separate"/>
      </w:r>
      <w:r w:rsidR="009445B8">
        <w:rPr>
          <w:noProof/>
        </w:rPr>
        <w:t>(25)</w:t>
      </w:r>
      <w:r w:rsidR="00BD231D" w:rsidRPr="009445B8">
        <w:fldChar w:fldCharType="end"/>
      </w:r>
      <w:r>
        <w:t xml:space="preserve"> </w:t>
      </w:r>
      <w:r w:rsidR="009C2787" w:rsidRPr="009C2787">
        <w:t xml:space="preserve">A second limitation is that study variables came from routinely collected clinical data rather than protocolized assessment in all patients. Blood-gas results depended on which patients clinicians chose to test. Diagnosis codes reflected clinician recognition and billing documentation rather than a uniform reference </w:t>
      </w:r>
      <w:r w:rsidR="009C2787" w:rsidRPr="009C2787">
        <w:lastRenderedPageBreak/>
        <w:t>standard for respiratory failure. Chief complaints were brief triage fields and may have captured transfer, referral, or administrative workflow rather than the patient’s dominant symptom. For blood gas–identified admissions, the qualifying gas could occur after triage; early-gas timing-safeguard analyses reduced this temporal mismatch but did not eliminate it. Finally, the NLP model was benchmarked against clinician-adjudicated labels in a limited sample, so performance for rare RFV categories may be lower or less precisely estimated than global metrics suggest.</w:t>
      </w:r>
    </w:p>
    <w:p w14:paraId="3671D1FE" w14:textId="54F3EC4F" w:rsidR="006B0ED4" w:rsidRDefault="008A1646" w:rsidP="008A1646">
      <w:pPr>
        <w:spacing w:before="100" w:beforeAutospacing="1" w:after="100" w:afterAutospacing="1" w:line="480" w:lineRule="auto"/>
        <w:outlineLvl w:val="2"/>
        <w:rPr>
          <w:color w:val="000000"/>
        </w:rPr>
      </w:pPr>
      <w:r>
        <w:t>These findings have clinical and methodological implications. For clinical interpretation, they suggest that hypercapnia appear</w:t>
      </w:r>
      <w:ins w:id="260" w:author="Brian Locke" w:date="2026-06-29T07:40:00Z">
        <w:r w:rsidR="009C2787">
          <w:t>s</w:t>
        </w:r>
      </w:ins>
      <w:r>
        <w:t xml:space="preserve"> across a broader range of admissions than classic respiratory syndromes alone</w:t>
      </w:r>
      <w:commentRangeStart w:id="261"/>
      <w:r>
        <w:t xml:space="preserve">. </w:t>
      </w:r>
      <w:commentRangeEnd w:id="261"/>
      <w:r w:rsidR="00A31019" w:rsidRPr="009C2787">
        <w:rPr>
          <w:rStyle w:val="CommentReference"/>
          <w:sz w:val="24"/>
          <w:szCs w:val="24"/>
        </w:rPr>
        <w:commentReference w:id="261"/>
      </w:r>
      <w:r w:rsidR="009C2787" w:rsidRPr="009C2787">
        <w:t>Methodologically, these findings show that ICD-based ascertainment captures a more respiratory-concentrated subset than blood-gas ascertainment and may miss admissions in which hypercapnia is documented outside classic respiratory presentations.</w:t>
      </w:r>
      <w:r>
        <w:t xml:space="preserve"> Triage concern text adds context that blood-gas values and diagnosis codes cannot provide; NLP-based RFV classification offers a scalable way to characterize the presentation context surrounding physiologic findings and administrative labels. Future work should test whether combining physiologic criteria, administrative labels, and presenting-concern phenotypes improves cohort definition and case identification.</w:t>
      </w:r>
    </w:p>
    <w:p w14:paraId="0EF7A142" w14:textId="4109AF77"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t>Conclusions</w:t>
      </w:r>
    </w:p>
    <w:p w14:paraId="17A5FE25" w14:textId="7CDB1E2C" w:rsidR="008A1646" w:rsidRDefault="008A1646" w:rsidP="00432000">
      <w:pPr>
        <w:spacing w:before="100" w:beforeAutospacing="1" w:after="100" w:afterAutospacing="1" w:line="480" w:lineRule="auto"/>
        <w:rPr>
          <w:b/>
          <w:bCs/>
          <w:color w:val="000000"/>
          <w:sz w:val="32"/>
          <w:szCs w:val="32"/>
        </w:rPr>
      </w:pPr>
      <w:r>
        <w:t xml:space="preserve">In this EHR cohort of ED-linked admissions with documented hypercapnia or hypercapnia-related diagnosis codes, respiratory complaints were the most common chief-complaint category but accounted for only a minority of admissions. </w:t>
      </w:r>
      <w:r w:rsidR="009C2787" w:rsidRPr="009C2787">
        <w:t xml:space="preserve">The chief-complaint distribution, particularly among blood-gas–ascertained admissions, suggests that documented hypercapnia includes patients with classic respiratory presentations and patients whose initial presenting concerns are </w:t>
      </w:r>
      <w:r w:rsidR="009C2787" w:rsidRPr="009C2787">
        <w:lastRenderedPageBreak/>
        <w:t>not primarily respiratory. Incorporating presentation context may improve how hypercapnia cohorts are defined, compared, and interpreted.</w:t>
      </w:r>
    </w:p>
    <w:p w14:paraId="6C787614" w14:textId="0301F2D1" w:rsidR="00307F33" w:rsidRPr="00F71C19" w:rsidRDefault="00307F33" w:rsidP="00F204AB">
      <w:pPr>
        <w:spacing w:before="100" w:beforeAutospacing="1" w:after="100" w:afterAutospacing="1" w:line="480" w:lineRule="auto"/>
        <w:rPr>
          <w:b/>
          <w:bCs/>
          <w:color w:val="000000"/>
          <w:sz w:val="32"/>
          <w:szCs w:val="32"/>
        </w:rPr>
      </w:pPr>
      <w:r w:rsidRPr="00F71C19">
        <w:rPr>
          <w:b/>
          <w:bCs/>
          <w:color w:val="000000"/>
          <w:sz w:val="32"/>
          <w:szCs w:val="32"/>
        </w:rPr>
        <w:t>List of Abbreviations</w:t>
      </w:r>
    </w:p>
    <w:p w14:paraId="43E077EF" w14:textId="31E2FFB4" w:rsidR="00873C1E" w:rsidRDefault="00307F33" w:rsidP="00F204AB">
      <w:pPr>
        <w:spacing w:before="100" w:beforeAutospacing="1" w:after="100" w:afterAutospacing="1" w:line="480" w:lineRule="auto"/>
        <w:rPr>
          <w:color w:val="000000"/>
        </w:rPr>
      </w:pPr>
      <w:r w:rsidRPr="00307F33">
        <w:rPr>
          <w:color w:val="000000"/>
        </w:rPr>
        <w:t>ABG, arterial blood gas; AC1, Gwet’s AC1 agreement coefficient; BMI, body mass index; CHF, congestive heart failure; CO₂, carbon dioxide; COPD, chronic obstructive pulmonary disease; ED, emergency department; F1 score, harmonic mean of precision and recall; ICD, International Classification of Diseases; ICU, intensive care unit; IMV, invasive mechanical ventilation; IRB, Institutional Review Board; IQR, interquartile range; LOS, length of stay; MIMIC-IV, Medical Information Mart for Intensive Care IV; NHAMCS, National Hospital Ambulatory Medical Care Survey; NIV, non-invasive ventilation; NLP, natural language processing; OMR, online medical record; OSA, obstructive sleep apnea; OHS, obesity hypoventilation syndrome; PaCO₂, arterial partial pressure of carbon dioxide; PvCO₂, venous partial pressure of carbon dioxide; RF, respiratory failure; VBG, venous blood gas; κ, Cohen’s kappa</w:t>
      </w:r>
    </w:p>
    <w:p w14:paraId="5F08B05C" w14:textId="77777777" w:rsidR="00307F33" w:rsidRPr="00F71C19" w:rsidRDefault="00307F33" w:rsidP="00F204AB">
      <w:pPr>
        <w:spacing w:before="100" w:beforeAutospacing="1" w:after="100" w:afterAutospacing="1" w:line="480" w:lineRule="auto"/>
        <w:rPr>
          <w:b/>
          <w:bCs/>
          <w:color w:val="000000"/>
          <w:sz w:val="32"/>
          <w:szCs w:val="32"/>
        </w:rPr>
      </w:pPr>
      <w:r w:rsidRPr="00F71C19">
        <w:rPr>
          <w:b/>
          <w:bCs/>
          <w:color w:val="000000"/>
          <w:sz w:val="32"/>
          <w:szCs w:val="32"/>
        </w:rPr>
        <w:t>Ethics approval and consent to participate</w:t>
      </w:r>
    </w:p>
    <w:p w14:paraId="1A44E971" w14:textId="2DFD393D" w:rsidR="00340180" w:rsidRDefault="00307F33" w:rsidP="00432000">
      <w:pPr>
        <w:spacing w:before="100" w:beforeAutospacing="1" w:after="100" w:afterAutospacing="1" w:line="480" w:lineRule="auto"/>
        <w:rPr>
          <w:b/>
          <w:bCs/>
          <w:color w:val="000000"/>
          <w:sz w:val="32"/>
          <w:szCs w:val="32"/>
        </w:rPr>
      </w:pPr>
      <w:r w:rsidRPr="00307F33">
        <w:rPr>
          <w:color w:val="000000"/>
        </w:rPr>
        <w:t>This study was conducted using de-identified data from the Medical Information Mart for Intensive Care IV (MIMIC-IV) database. The MIMIC-IV database has received prior ethical approval from the Institutional Review Boards of the Massachusetts Institute of Technology and Beth Israel Deaconess Medical Center, with a waiver of informed consent due to the use of de-identified data. This study did not involve direct human subjects research and was therefore exempt from additional institutional review board oversight.</w:t>
      </w:r>
    </w:p>
    <w:p w14:paraId="1C1A8A45" w14:textId="32B30EA0"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lastRenderedPageBreak/>
        <w:t>Consent for publication</w:t>
      </w:r>
    </w:p>
    <w:p w14:paraId="7F6530BB" w14:textId="41372F9D" w:rsidR="00873C1E" w:rsidRDefault="00307F33" w:rsidP="00340180">
      <w:pPr>
        <w:spacing w:before="100" w:beforeAutospacing="1" w:after="100" w:afterAutospacing="1" w:line="480" w:lineRule="auto"/>
        <w:rPr>
          <w:color w:val="000000"/>
        </w:rPr>
      </w:pPr>
      <w:r w:rsidRPr="00307F33">
        <w:rPr>
          <w:color w:val="000000"/>
        </w:rPr>
        <w:t>Not applicable</w:t>
      </w:r>
    </w:p>
    <w:p w14:paraId="0E2EAAF2" w14:textId="77777777"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Availability of data and materials</w:t>
      </w:r>
    </w:p>
    <w:p w14:paraId="14513A0D" w14:textId="3E0703AE" w:rsidR="009C2787" w:rsidRDefault="00307F33" w:rsidP="00340180">
      <w:pPr>
        <w:spacing w:before="100" w:beforeAutospacing="1" w:after="100" w:afterAutospacing="1" w:line="480" w:lineRule="auto"/>
        <w:rPr>
          <w:ins w:id="262" w:author="Brian Locke" w:date="2026-06-29T07:44:00Z"/>
          <w:color w:val="000000"/>
        </w:rPr>
      </w:pPr>
      <w:r w:rsidRPr="00307F33">
        <w:rPr>
          <w:color w:val="000000"/>
        </w:rPr>
        <w:t xml:space="preserve">The data that support the findings of this study are available from the MIMIC-IV database (https://physionet.org/), which requires credentialed access. The analytical code used in this study is available at: </w:t>
      </w:r>
      <w:hyperlink r:id="rId12" w:history="1">
        <w:r w:rsidR="009C2787" w:rsidRPr="009D3CA6">
          <w:rPr>
            <w:rStyle w:val="Hyperlink"/>
          </w:rPr>
          <w:t>https://github.com/reblocke/Hypercap-CC-NLP</w:t>
        </w:r>
      </w:hyperlink>
    </w:p>
    <w:p w14:paraId="341E7B57" w14:textId="77777777"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Competing interests</w:t>
      </w:r>
    </w:p>
    <w:p w14:paraId="12407227" w14:textId="106E936C" w:rsidR="00307F33" w:rsidRDefault="00307F33" w:rsidP="00340180">
      <w:pPr>
        <w:spacing w:before="100" w:beforeAutospacing="1" w:after="100" w:afterAutospacing="1" w:line="480" w:lineRule="auto"/>
        <w:rPr>
          <w:color w:val="000000"/>
        </w:rPr>
      </w:pPr>
      <w:r w:rsidRPr="00307F33">
        <w:rPr>
          <w:color w:val="000000"/>
        </w:rPr>
        <w:t>The authors declare that they have no competing interests</w:t>
      </w:r>
    </w:p>
    <w:p w14:paraId="2A632258" w14:textId="33DF199C"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Funding</w:t>
      </w:r>
    </w:p>
    <w:p w14:paraId="304541BE" w14:textId="26EBCDEB" w:rsidR="00307F33" w:rsidRDefault="004672DC" w:rsidP="00340180">
      <w:pPr>
        <w:spacing w:before="100" w:beforeAutospacing="1" w:after="100" w:afterAutospacing="1" w:line="480" w:lineRule="auto"/>
        <w:rPr>
          <w:color w:val="000000"/>
        </w:rPr>
      </w:pPr>
      <w:r>
        <w:rPr>
          <w:color w:val="000000"/>
        </w:rPr>
        <w:t xml:space="preserve">Grant support from the Intermountain Foundation (B.W.L.) </w:t>
      </w:r>
    </w:p>
    <w:p w14:paraId="4B541DC1" w14:textId="099BDECE" w:rsidR="009C2787" w:rsidRPr="00324B93" w:rsidRDefault="009C2787" w:rsidP="00340180">
      <w:pPr>
        <w:spacing w:before="100" w:beforeAutospacing="1" w:after="100" w:afterAutospacing="1" w:line="480" w:lineRule="auto"/>
        <w:rPr>
          <w:b/>
          <w:bCs/>
          <w:color w:val="000000"/>
          <w:sz w:val="32"/>
          <w:szCs w:val="32"/>
        </w:rPr>
      </w:pPr>
      <w:r w:rsidRPr="009C2787">
        <w:rPr>
          <w:b/>
          <w:bCs/>
          <w:color w:val="000000"/>
          <w:sz w:val="32"/>
          <w:szCs w:val="32"/>
        </w:rPr>
        <w:t>Declaration of generative AI and AI-assisted technology use</w:t>
      </w:r>
      <w:r w:rsidRPr="009C2787">
        <w:rPr>
          <w:b/>
          <w:bCs/>
          <w:color w:val="000000"/>
          <w:sz w:val="32"/>
          <w:szCs w:val="32"/>
        </w:rPr>
        <w:br/>
      </w:r>
      <w:r w:rsidRPr="001C6FB0">
        <w:rPr>
          <w:color w:val="000000"/>
        </w:rPr>
        <w:t>Generative AI tools were used to support code drafting/debugging and manuscript editing. The authors reviewed and verified all code, outputs, citations, and text and take full responsibility for the final manuscript.</w:t>
      </w:r>
    </w:p>
    <w:p w14:paraId="35F92FD7" w14:textId="77777777" w:rsidR="00307F33" w:rsidRPr="00F71C19" w:rsidRDefault="00307F33" w:rsidP="00340180">
      <w:pPr>
        <w:spacing w:before="100" w:beforeAutospacing="1" w:after="100" w:afterAutospacing="1" w:line="480" w:lineRule="auto"/>
        <w:rPr>
          <w:b/>
          <w:bCs/>
          <w:color w:val="000000"/>
          <w:sz w:val="32"/>
          <w:szCs w:val="32"/>
        </w:rPr>
      </w:pPr>
      <w:r w:rsidRPr="00F71C19">
        <w:rPr>
          <w:b/>
          <w:bCs/>
          <w:color w:val="000000"/>
          <w:sz w:val="32"/>
          <w:szCs w:val="32"/>
        </w:rPr>
        <w:t>Authors' contributions</w:t>
      </w:r>
    </w:p>
    <w:p w14:paraId="53059171" w14:textId="4E690C88" w:rsidR="00307F33" w:rsidRDefault="00307F33" w:rsidP="00340180">
      <w:pPr>
        <w:spacing w:before="100" w:beforeAutospacing="1" w:after="100" w:afterAutospacing="1" w:line="480" w:lineRule="auto"/>
        <w:rPr>
          <w:color w:val="000000"/>
        </w:rPr>
      </w:pPr>
      <w:r>
        <w:rPr>
          <w:color w:val="000000"/>
        </w:rPr>
        <w:lastRenderedPageBreak/>
        <w:t>BL, RM, WP, M</w:t>
      </w:r>
      <w:r w:rsidR="001644C2">
        <w:rPr>
          <w:color w:val="000000"/>
        </w:rPr>
        <w:t>R</w:t>
      </w:r>
      <w:r>
        <w:rPr>
          <w:color w:val="000000"/>
        </w:rPr>
        <w:t>, MC</w:t>
      </w:r>
      <w:r w:rsidRPr="00307F33">
        <w:rPr>
          <w:color w:val="000000"/>
        </w:rPr>
        <w:t xml:space="preserve"> contributed to study conception and design. </w:t>
      </w:r>
      <w:r>
        <w:rPr>
          <w:color w:val="000000"/>
        </w:rPr>
        <w:t>BL &amp; RM</w:t>
      </w:r>
      <w:r w:rsidRPr="00307F33">
        <w:rPr>
          <w:color w:val="000000"/>
        </w:rPr>
        <w:t xml:space="preserve"> performed data extraction and analysis. </w:t>
      </w:r>
      <w:r>
        <w:rPr>
          <w:color w:val="000000"/>
        </w:rPr>
        <w:t>RM</w:t>
      </w:r>
      <w:r w:rsidR="00A31019">
        <w:rPr>
          <w:color w:val="000000"/>
        </w:rPr>
        <w:t>, MC</w:t>
      </w:r>
      <w:r>
        <w:rPr>
          <w:color w:val="000000"/>
        </w:rPr>
        <w:t xml:space="preserve"> &amp; BL</w:t>
      </w:r>
      <w:r w:rsidRPr="00307F33">
        <w:rPr>
          <w:color w:val="000000"/>
        </w:rPr>
        <w:t xml:space="preserve"> developed the natural language processing pipeline. </w:t>
      </w:r>
      <w:r>
        <w:rPr>
          <w:color w:val="000000"/>
        </w:rPr>
        <w:t>BL, RM, M</w:t>
      </w:r>
      <w:r w:rsidR="001644C2">
        <w:rPr>
          <w:color w:val="000000"/>
        </w:rPr>
        <w:t>R</w:t>
      </w:r>
      <w:r>
        <w:rPr>
          <w:color w:val="000000"/>
        </w:rPr>
        <w:t xml:space="preserve"> </w:t>
      </w:r>
      <w:r w:rsidRPr="00307F33">
        <w:rPr>
          <w:color w:val="000000"/>
        </w:rPr>
        <w:t>performed clinician annotation and adjudication</w:t>
      </w:r>
      <w:r>
        <w:rPr>
          <w:color w:val="000000"/>
        </w:rPr>
        <w:t>. BL &amp; RM</w:t>
      </w:r>
      <w:r w:rsidRPr="00307F33">
        <w:rPr>
          <w:color w:val="000000"/>
        </w:rPr>
        <w:t xml:space="preserve"> drafted the manuscript. All authors contributed to interpretation of data, critically revised the manuscript for important intellectual content, and approved the final version.</w:t>
      </w:r>
    </w:p>
    <w:p w14:paraId="2E582BE6" w14:textId="77777777" w:rsidR="00307F33" w:rsidRPr="00F71C19" w:rsidRDefault="00307F33" w:rsidP="00307F33">
      <w:pPr>
        <w:pStyle w:val="Heading3"/>
        <w:rPr>
          <w:b/>
          <w:bCs/>
          <w:color w:val="000000"/>
          <w:sz w:val="32"/>
          <w:szCs w:val="32"/>
        </w:rPr>
      </w:pPr>
      <w:r w:rsidRPr="00F71C19">
        <w:rPr>
          <w:rStyle w:val="Strong"/>
          <w:color w:val="000000"/>
          <w:sz w:val="32"/>
          <w:szCs w:val="32"/>
        </w:rPr>
        <w:t>Acknowledgements</w:t>
      </w:r>
    </w:p>
    <w:p w14:paraId="62A69144" w14:textId="66899EFE" w:rsidR="00677FB7" w:rsidRPr="00F204AB" w:rsidRDefault="00307F33">
      <w:pPr>
        <w:spacing w:line="480" w:lineRule="auto"/>
        <w:pPrChange w:id="263" w:author="Reyan Merdad" w:date="2026-08-14T10:18:00Z" w16du:dateUtc="2026-08-14T16:18:00Z">
          <w:pPr/>
        </w:pPrChange>
      </w:pPr>
      <w:r>
        <w:rPr>
          <w:color w:val="000000"/>
        </w:rPr>
        <w:t>The authors would like to acknowledge the contributors to the MIMIC-IV database for providing access to a high-quality, publicly available dataset.</w:t>
      </w:r>
    </w:p>
    <w:p w14:paraId="2B271642" w14:textId="383A8882" w:rsidR="00677FB7" w:rsidRDefault="00677FB7" w:rsidP="00F204AB">
      <w:pPr>
        <w:pStyle w:val="Heading3"/>
        <w:rPr>
          <w:rStyle w:val="Strong"/>
          <w:color w:val="000000"/>
          <w:sz w:val="32"/>
          <w:szCs w:val="32"/>
        </w:rPr>
      </w:pPr>
      <w:r>
        <w:rPr>
          <w:rStyle w:val="Strong"/>
          <w:color w:val="000000"/>
          <w:sz w:val="32"/>
          <w:szCs w:val="32"/>
        </w:rPr>
        <w:t>Tables and Figures</w:t>
      </w:r>
    </w:p>
    <w:p w14:paraId="44CE7D6F" w14:textId="3CD41B81" w:rsidR="00B3524F" w:rsidRDefault="00B3524F" w:rsidP="00B3524F">
      <w:pPr>
        <w:spacing w:before="100" w:beforeAutospacing="1" w:after="100" w:afterAutospacing="1"/>
        <w:rPr>
          <w:b/>
          <w:bCs/>
        </w:rPr>
      </w:pPr>
      <w:r>
        <w:rPr>
          <w:b/>
          <w:bCs/>
        </w:rPr>
        <w:t xml:space="preserve">Table 1: </w:t>
      </w:r>
      <w:r w:rsidRPr="00B3524F">
        <w:rPr>
          <w:b/>
          <w:bCs/>
        </w:rPr>
        <w:t>Baseline characteristics of the analytic cohort</w:t>
      </w:r>
    </w:p>
    <w:p w14:paraId="3E35AE87" w14:textId="1CDED242" w:rsidR="001B3230" w:rsidRDefault="00E176E2">
      <w:pPr>
        <w:spacing w:before="100" w:beforeAutospacing="1" w:after="100" w:afterAutospacing="1" w:line="480" w:lineRule="auto"/>
        <w:pPrChange w:id="264" w:author="Reyan Merdad" w:date="2026-08-14T10:18:00Z" w16du:dateUtc="2026-08-14T16:18:00Z">
          <w:pPr>
            <w:spacing w:before="100" w:beforeAutospacing="1" w:after="100" w:afterAutospacing="1"/>
          </w:pPr>
        </w:pPrChange>
      </w:pPr>
      <w:r>
        <w:t>Values are shown as median [IQR] or n (%). Percentages use the column denominator unless otherwise specified. The analytic cohort included hospital admissions linked to an emergency department presentation with a nonmissing triage chief complaint and at least one prespecified ascertainment criterion for hypercapnia. Gas-only, ICD-only, and both ICD + gas are mutually exclusive ascertainment strata; ABG-positive, VBG-positive, and ICD-positive are overlapping ascertainment indicators and were not mutually exclusive. ABG, arterial blood gas; CHF, congestive heart failure; COPD, chronic obstructive pulmonary disease; ED, emergency department; ICD, International Classification of Diseases; ICU, intensive care unit; LOS, length of stay; OHS, obesity hypoventilation syndrome; OSA, obstructive sleep apnea; RF, respiratory failure; VBG, venous blood gas.</w:t>
      </w:r>
    </w:p>
    <w:tbl>
      <w:tblPr>
        <w:tblStyle w:val="TableGrid"/>
        <w:tblW w:w="10368" w:type="dxa"/>
        <w:tblLook w:val="04A0" w:firstRow="1" w:lastRow="0" w:firstColumn="1" w:lastColumn="0" w:noHBand="0" w:noVBand="1"/>
      </w:tblPr>
      <w:tblGrid>
        <w:gridCol w:w="2299"/>
        <w:gridCol w:w="1128"/>
        <w:gridCol w:w="1750"/>
        <w:gridCol w:w="1750"/>
        <w:gridCol w:w="1558"/>
        <w:gridCol w:w="1898"/>
      </w:tblGrid>
      <w:tr w:rsidR="0033582D" w14:paraId="0821132C" w14:textId="77777777" w:rsidTr="0033582D">
        <w:trPr>
          <w:trHeight w:val="280"/>
        </w:trPr>
        <w:tc>
          <w:tcPr>
            <w:tcW w:w="2299" w:type="dxa"/>
            <w:noWrap/>
            <w:hideMark/>
          </w:tcPr>
          <w:p w14:paraId="4A95B64B" w14:textId="77777777" w:rsidR="0033582D" w:rsidRDefault="0033582D"/>
        </w:tc>
        <w:tc>
          <w:tcPr>
            <w:tcW w:w="1113" w:type="dxa"/>
            <w:noWrap/>
            <w:hideMark/>
          </w:tcPr>
          <w:p w14:paraId="6C7F47AA" w14:textId="77777777" w:rsidR="0033582D" w:rsidRDefault="0033582D">
            <w:pPr>
              <w:rPr>
                <w:sz w:val="20"/>
                <w:szCs w:val="20"/>
              </w:rPr>
            </w:pPr>
          </w:p>
        </w:tc>
        <w:tc>
          <w:tcPr>
            <w:tcW w:w="1750" w:type="dxa"/>
            <w:noWrap/>
            <w:hideMark/>
          </w:tcPr>
          <w:p w14:paraId="69ED3E97" w14:textId="77777777" w:rsidR="0033582D" w:rsidRDefault="0033582D">
            <w:pPr>
              <w:jc w:val="center"/>
              <w:rPr>
                <w:sz w:val="20"/>
                <w:szCs w:val="20"/>
              </w:rPr>
            </w:pPr>
          </w:p>
        </w:tc>
        <w:tc>
          <w:tcPr>
            <w:tcW w:w="1750" w:type="dxa"/>
            <w:noWrap/>
            <w:hideMark/>
          </w:tcPr>
          <w:p w14:paraId="4D870E08" w14:textId="77777777" w:rsidR="0033582D" w:rsidRDefault="0033582D">
            <w:pPr>
              <w:jc w:val="center"/>
              <w:rPr>
                <w:sz w:val="20"/>
                <w:szCs w:val="20"/>
              </w:rPr>
            </w:pPr>
          </w:p>
        </w:tc>
        <w:tc>
          <w:tcPr>
            <w:tcW w:w="1558" w:type="dxa"/>
            <w:noWrap/>
            <w:hideMark/>
          </w:tcPr>
          <w:p w14:paraId="51322751" w14:textId="77777777" w:rsidR="0033582D" w:rsidRDefault="0033582D">
            <w:pPr>
              <w:jc w:val="center"/>
              <w:rPr>
                <w:sz w:val="20"/>
                <w:szCs w:val="20"/>
              </w:rPr>
            </w:pPr>
          </w:p>
        </w:tc>
        <w:tc>
          <w:tcPr>
            <w:tcW w:w="1898" w:type="dxa"/>
            <w:noWrap/>
            <w:hideMark/>
          </w:tcPr>
          <w:p w14:paraId="0C1B232C" w14:textId="77777777" w:rsidR="0033582D" w:rsidRDefault="0033582D">
            <w:pPr>
              <w:jc w:val="center"/>
              <w:rPr>
                <w:sz w:val="20"/>
                <w:szCs w:val="20"/>
              </w:rPr>
            </w:pPr>
          </w:p>
        </w:tc>
      </w:tr>
      <w:tr w:rsidR="0033582D" w14:paraId="38124CCF" w14:textId="77777777" w:rsidTr="0033582D">
        <w:trPr>
          <w:trHeight w:val="480"/>
        </w:trPr>
        <w:tc>
          <w:tcPr>
            <w:tcW w:w="2299" w:type="dxa"/>
            <w:noWrap/>
            <w:hideMark/>
          </w:tcPr>
          <w:p w14:paraId="77E93DB2" w14:textId="77777777" w:rsidR="0033582D" w:rsidRDefault="0033582D">
            <w:pPr>
              <w:rPr>
                <w:rFonts w:ascii="Arial" w:hAnsi="Arial" w:cs="Arial"/>
                <w:b/>
                <w:bCs/>
                <w:color w:val="FFFFFF"/>
                <w:sz w:val="20"/>
                <w:szCs w:val="20"/>
              </w:rPr>
            </w:pPr>
            <w:r>
              <w:rPr>
                <w:rFonts w:ascii="Arial" w:hAnsi="Arial" w:cs="Arial"/>
                <w:b/>
                <w:bCs/>
                <w:color w:val="FFFFFF"/>
                <w:sz w:val="20"/>
                <w:szCs w:val="20"/>
              </w:rPr>
              <w:t>Characteristic</w:t>
            </w:r>
          </w:p>
        </w:tc>
        <w:tc>
          <w:tcPr>
            <w:tcW w:w="1113" w:type="dxa"/>
            <w:noWrap/>
            <w:hideMark/>
          </w:tcPr>
          <w:p w14:paraId="49F0D724"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Summary type</w:t>
            </w:r>
          </w:p>
        </w:tc>
        <w:tc>
          <w:tcPr>
            <w:tcW w:w="1750" w:type="dxa"/>
            <w:noWrap/>
            <w:hideMark/>
          </w:tcPr>
          <w:p w14:paraId="377A551F"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Overall (N=11,941)</w:t>
            </w:r>
          </w:p>
        </w:tc>
        <w:tc>
          <w:tcPr>
            <w:tcW w:w="1750" w:type="dxa"/>
            <w:noWrap/>
            <w:hideMark/>
          </w:tcPr>
          <w:p w14:paraId="6B206651"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Gas-only (N=9,958)</w:t>
            </w:r>
          </w:p>
        </w:tc>
        <w:tc>
          <w:tcPr>
            <w:tcW w:w="1558" w:type="dxa"/>
            <w:noWrap/>
            <w:hideMark/>
          </w:tcPr>
          <w:p w14:paraId="55022C62"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ICD-only (N=441)</w:t>
            </w:r>
          </w:p>
        </w:tc>
        <w:tc>
          <w:tcPr>
            <w:tcW w:w="1898" w:type="dxa"/>
            <w:noWrap/>
            <w:hideMark/>
          </w:tcPr>
          <w:p w14:paraId="4F6D884A" w14:textId="77777777" w:rsidR="0033582D" w:rsidRDefault="0033582D">
            <w:pPr>
              <w:jc w:val="center"/>
              <w:rPr>
                <w:rFonts w:ascii="Arial" w:hAnsi="Arial" w:cs="Arial"/>
                <w:b/>
                <w:bCs/>
                <w:color w:val="FFFFFF"/>
                <w:sz w:val="20"/>
                <w:szCs w:val="20"/>
              </w:rPr>
            </w:pPr>
            <w:r>
              <w:rPr>
                <w:rFonts w:ascii="Arial" w:hAnsi="Arial" w:cs="Arial"/>
                <w:b/>
                <w:bCs/>
                <w:color w:val="FFFFFF"/>
                <w:sz w:val="20"/>
                <w:szCs w:val="20"/>
              </w:rPr>
              <w:t>Both ICD + gas (N=1,542)</w:t>
            </w:r>
          </w:p>
        </w:tc>
      </w:tr>
      <w:tr w:rsidR="0033582D" w14:paraId="7B9904AD" w14:textId="77777777" w:rsidTr="0033582D">
        <w:trPr>
          <w:trHeight w:val="280"/>
        </w:trPr>
        <w:tc>
          <w:tcPr>
            <w:tcW w:w="2299" w:type="dxa"/>
            <w:hideMark/>
          </w:tcPr>
          <w:p w14:paraId="31197771" w14:textId="77777777" w:rsidR="0033582D" w:rsidRDefault="0033582D">
            <w:pPr>
              <w:rPr>
                <w:rFonts w:ascii="Arial" w:hAnsi="Arial" w:cs="Arial"/>
                <w:b/>
                <w:bCs/>
                <w:color w:val="0F172A"/>
                <w:sz w:val="20"/>
                <w:szCs w:val="20"/>
              </w:rPr>
            </w:pPr>
            <w:r>
              <w:rPr>
                <w:rFonts w:ascii="Arial" w:hAnsi="Arial" w:cs="Arial"/>
                <w:b/>
                <w:bCs/>
                <w:color w:val="0F172A"/>
                <w:sz w:val="20"/>
                <w:szCs w:val="20"/>
              </w:rPr>
              <w:t>Demographics</w:t>
            </w:r>
          </w:p>
        </w:tc>
        <w:tc>
          <w:tcPr>
            <w:tcW w:w="1113" w:type="dxa"/>
            <w:hideMark/>
          </w:tcPr>
          <w:p w14:paraId="39080683"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03EEAEFA"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76BB690F"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0EBA6627"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1FEDA9D5"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3840C46F" w14:textId="77777777" w:rsidTr="0033582D">
        <w:trPr>
          <w:trHeight w:val="280"/>
        </w:trPr>
        <w:tc>
          <w:tcPr>
            <w:tcW w:w="2299" w:type="dxa"/>
            <w:hideMark/>
          </w:tcPr>
          <w:p w14:paraId="385558CF" w14:textId="77777777" w:rsidR="0033582D" w:rsidRDefault="0033582D">
            <w:pPr>
              <w:rPr>
                <w:rFonts w:ascii="Arial" w:hAnsi="Arial" w:cs="Arial"/>
                <w:color w:val="000000"/>
                <w:sz w:val="20"/>
                <w:szCs w:val="20"/>
              </w:rPr>
            </w:pPr>
            <w:r>
              <w:rPr>
                <w:rFonts w:ascii="Arial" w:hAnsi="Arial" w:cs="Arial"/>
                <w:color w:val="000000"/>
                <w:sz w:val="20"/>
                <w:szCs w:val="20"/>
              </w:rPr>
              <w:lastRenderedPageBreak/>
              <w:t>Age, years</w:t>
            </w:r>
          </w:p>
        </w:tc>
        <w:tc>
          <w:tcPr>
            <w:tcW w:w="1113" w:type="dxa"/>
            <w:hideMark/>
          </w:tcPr>
          <w:p w14:paraId="3D3CCFB2" w14:textId="77777777" w:rsidR="0033582D" w:rsidRDefault="0033582D">
            <w:pPr>
              <w:jc w:val="center"/>
              <w:rPr>
                <w:rFonts w:ascii="Arial" w:hAnsi="Arial" w:cs="Arial"/>
                <w:color w:val="000000"/>
                <w:sz w:val="20"/>
                <w:szCs w:val="20"/>
              </w:rPr>
            </w:pPr>
            <w:r>
              <w:rPr>
                <w:rFonts w:ascii="Arial" w:hAnsi="Arial" w:cs="Arial"/>
                <w:color w:val="000000"/>
                <w:sz w:val="20"/>
                <w:szCs w:val="20"/>
              </w:rPr>
              <w:t>median [IQR]</w:t>
            </w:r>
          </w:p>
        </w:tc>
        <w:tc>
          <w:tcPr>
            <w:tcW w:w="1750" w:type="dxa"/>
            <w:hideMark/>
          </w:tcPr>
          <w:p w14:paraId="60F8B8FA" w14:textId="77777777" w:rsidR="0033582D" w:rsidRDefault="0033582D">
            <w:pPr>
              <w:jc w:val="center"/>
              <w:rPr>
                <w:rFonts w:ascii="Arial" w:hAnsi="Arial" w:cs="Arial"/>
                <w:color w:val="000000"/>
                <w:sz w:val="20"/>
                <w:szCs w:val="20"/>
              </w:rPr>
            </w:pPr>
            <w:r>
              <w:rPr>
                <w:rFonts w:ascii="Arial" w:hAnsi="Arial" w:cs="Arial"/>
                <w:color w:val="000000"/>
                <w:sz w:val="20"/>
                <w:szCs w:val="20"/>
              </w:rPr>
              <w:t>68.0 [56.0-78.0]</w:t>
            </w:r>
          </w:p>
        </w:tc>
        <w:tc>
          <w:tcPr>
            <w:tcW w:w="1750" w:type="dxa"/>
            <w:hideMark/>
          </w:tcPr>
          <w:p w14:paraId="40DD3C71" w14:textId="77777777" w:rsidR="0033582D" w:rsidRDefault="0033582D">
            <w:pPr>
              <w:jc w:val="center"/>
              <w:rPr>
                <w:rFonts w:ascii="Arial" w:hAnsi="Arial" w:cs="Arial"/>
                <w:color w:val="000000"/>
                <w:sz w:val="20"/>
                <w:szCs w:val="20"/>
              </w:rPr>
            </w:pPr>
            <w:r>
              <w:rPr>
                <w:rFonts w:ascii="Arial" w:hAnsi="Arial" w:cs="Arial"/>
                <w:color w:val="000000"/>
                <w:sz w:val="20"/>
                <w:szCs w:val="20"/>
              </w:rPr>
              <w:t>67.0 [55.0-78.0]</w:t>
            </w:r>
          </w:p>
        </w:tc>
        <w:tc>
          <w:tcPr>
            <w:tcW w:w="1558" w:type="dxa"/>
            <w:hideMark/>
          </w:tcPr>
          <w:p w14:paraId="02648AEE" w14:textId="77777777" w:rsidR="0033582D" w:rsidRDefault="0033582D">
            <w:pPr>
              <w:jc w:val="center"/>
              <w:rPr>
                <w:rFonts w:ascii="Arial" w:hAnsi="Arial" w:cs="Arial"/>
                <w:color w:val="000000"/>
                <w:sz w:val="20"/>
                <w:szCs w:val="20"/>
              </w:rPr>
            </w:pPr>
            <w:r>
              <w:rPr>
                <w:rFonts w:ascii="Arial" w:hAnsi="Arial" w:cs="Arial"/>
                <w:color w:val="000000"/>
                <w:sz w:val="20"/>
                <w:szCs w:val="20"/>
              </w:rPr>
              <w:t>66.0 [55.0-76.0]</w:t>
            </w:r>
          </w:p>
        </w:tc>
        <w:tc>
          <w:tcPr>
            <w:tcW w:w="1898" w:type="dxa"/>
            <w:hideMark/>
          </w:tcPr>
          <w:p w14:paraId="663271B3" w14:textId="77777777" w:rsidR="0033582D" w:rsidRDefault="0033582D">
            <w:pPr>
              <w:jc w:val="center"/>
              <w:rPr>
                <w:rFonts w:ascii="Arial" w:hAnsi="Arial" w:cs="Arial"/>
                <w:color w:val="000000"/>
                <w:sz w:val="20"/>
                <w:szCs w:val="20"/>
              </w:rPr>
            </w:pPr>
            <w:r>
              <w:rPr>
                <w:rFonts w:ascii="Arial" w:hAnsi="Arial" w:cs="Arial"/>
                <w:color w:val="000000"/>
                <w:sz w:val="20"/>
                <w:szCs w:val="20"/>
              </w:rPr>
              <w:t>69.0 [60.0-79.0]</w:t>
            </w:r>
          </w:p>
        </w:tc>
      </w:tr>
      <w:tr w:rsidR="0033582D" w14:paraId="5F1F9C44" w14:textId="77777777" w:rsidTr="0033582D">
        <w:trPr>
          <w:trHeight w:val="280"/>
        </w:trPr>
        <w:tc>
          <w:tcPr>
            <w:tcW w:w="2299" w:type="dxa"/>
            <w:hideMark/>
          </w:tcPr>
          <w:p w14:paraId="27BCB017" w14:textId="77777777" w:rsidR="0033582D" w:rsidRDefault="0033582D">
            <w:pPr>
              <w:rPr>
                <w:rFonts w:ascii="Arial" w:hAnsi="Arial" w:cs="Arial"/>
                <w:color w:val="000000"/>
                <w:sz w:val="20"/>
                <w:szCs w:val="20"/>
              </w:rPr>
            </w:pPr>
            <w:r>
              <w:rPr>
                <w:rFonts w:ascii="Arial" w:hAnsi="Arial" w:cs="Arial"/>
                <w:color w:val="000000"/>
                <w:sz w:val="20"/>
                <w:szCs w:val="20"/>
              </w:rPr>
              <w:t>Male sex</w:t>
            </w:r>
          </w:p>
        </w:tc>
        <w:tc>
          <w:tcPr>
            <w:tcW w:w="1113" w:type="dxa"/>
            <w:hideMark/>
          </w:tcPr>
          <w:p w14:paraId="0CBC2D10"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2A1975F6" w14:textId="77777777" w:rsidR="0033582D" w:rsidRDefault="0033582D">
            <w:pPr>
              <w:jc w:val="center"/>
              <w:rPr>
                <w:rFonts w:ascii="Arial" w:hAnsi="Arial" w:cs="Arial"/>
                <w:color w:val="000000"/>
                <w:sz w:val="20"/>
                <w:szCs w:val="20"/>
              </w:rPr>
            </w:pPr>
            <w:r>
              <w:rPr>
                <w:rFonts w:ascii="Arial" w:hAnsi="Arial" w:cs="Arial"/>
                <w:color w:val="000000"/>
                <w:sz w:val="20"/>
                <w:szCs w:val="20"/>
              </w:rPr>
              <w:t>6423 (53.8%)</w:t>
            </w:r>
          </w:p>
        </w:tc>
        <w:tc>
          <w:tcPr>
            <w:tcW w:w="1750" w:type="dxa"/>
            <w:hideMark/>
          </w:tcPr>
          <w:p w14:paraId="2DCF2C38" w14:textId="77777777" w:rsidR="0033582D" w:rsidRDefault="0033582D">
            <w:pPr>
              <w:jc w:val="center"/>
              <w:rPr>
                <w:rFonts w:ascii="Arial" w:hAnsi="Arial" w:cs="Arial"/>
                <w:color w:val="000000"/>
                <w:sz w:val="20"/>
                <w:szCs w:val="20"/>
              </w:rPr>
            </w:pPr>
            <w:r>
              <w:rPr>
                <w:rFonts w:ascii="Arial" w:hAnsi="Arial" w:cs="Arial"/>
                <w:color w:val="000000"/>
                <w:sz w:val="20"/>
                <w:szCs w:val="20"/>
              </w:rPr>
              <w:t>5565 (55.9%)</w:t>
            </w:r>
          </w:p>
        </w:tc>
        <w:tc>
          <w:tcPr>
            <w:tcW w:w="1558" w:type="dxa"/>
            <w:hideMark/>
          </w:tcPr>
          <w:p w14:paraId="7FE02F9D" w14:textId="77777777" w:rsidR="0033582D" w:rsidRDefault="0033582D">
            <w:pPr>
              <w:jc w:val="center"/>
              <w:rPr>
                <w:rFonts w:ascii="Arial" w:hAnsi="Arial" w:cs="Arial"/>
                <w:color w:val="000000"/>
                <w:sz w:val="20"/>
                <w:szCs w:val="20"/>
              </w:rPr>
            </w:pPr>
            <w:r>
              <w:rPr>
                <w:rFonts w:ascii="Arial" w:hAnsi="Arial" w:cs="Arial"/>
                <w:color w:val="000000"/>
                <w:sz w:val="20"/>
                <w:szCs w:val="20"/>
              </w:rPr>
              <w:t>167 (37.9%)</w:t>
            </w:r>
          </w:p>
        </w:tc>
        <w:tc>
          <w:tcPr>
            <w:tcW w:w="1898" w:type="dxa"/>
            <w:hideMark/>
          </w:tcPr>
          <w:p w14:paraId="568FA0FB" w14:textId="77777777" w:rsidR="0033582D" w:rsidRDefault="0033582D">
            <w:pPr>
              <w:jc w:val="center"/>
              <w:rPr>
                <w:rFonts w:ascii="Arial" w:hAnsi="Arial" w:cs="Arial"/>
                <w:color w:val="000000"/>
                <w:sz w:val="20"/>
                <w:szCs w:val="20"/>
              </w:rPr>
            </w:pPr>
            <w:r>
              <w:rPr>
                <w:rFonts w:ascii="Arial" w:hAnsi="Arial" w:cs="Arial"/>
                <w:color w:val="000000"/>
                <w:sz w:val="20"/>
                <w:szCs w:val="20"/>
              </w:rPr>
              <w:t>691 (44.8%)</w:t>
            </w:r>
          </w:p>
        </w:tc>
      </w:tr>
      <w:tr w:rsidR="0033582D" w14:paraId="666BB383" w14:textId="77777777" w:rsidTr="0033582D">
        <w:trPr>
          <w:trHeight w:val="280"/>
        </w:trPr>
        <w:tc>
          <w:tcPr>
            <w:tcW w:w="2299" w:type="dxa"/>
            <w:hideMark/>
          </w:tcPr>
          <w:p w14:paraId="5ABAC9CC" w14:textId="77777777" w:rsidR="0033582D" w:rsidRDefault="0033582D">
            <w:pPr>
              <w:rPr>
                <w:rFonts w:ascii="Arial" w:hAnsi="Arial" w:cs="Arial"/>
                <w:color w:val="0F172A"/>
                <w:sz w:val="20"/>
                <w:szCs w:val="20"/>
              </w:rPr>
            </w:pPr>
            <w:r>
              <w:rPr>
                <w:rFonts w:ascii="Arial" w:hAnsi="Arial" w:cs="Arial"/>
                <w:color w:val="0F172A"/>
                <w:sz w:val="20"/>
                <w:szCs w:val="20"/>
              </w:rPr>
              <w:t>Race</w:t>
            </w:r>
          </w:p>
        </w:tc>
        <w:tc>
          <w:tcPr>
            <w:tcW w:w="1113" w:type="dxa"/>
            <w:hideMark/>
          </w:tcPr>
          <w:p w14:paraId="4ADC82EE"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0897CCEA"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429CE86D"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188D7903"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066832A6"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40F3EC59" w14:textId="77777777" w:rsidTr="0033582D">
        <w:trPr>
          <w:trHeight w:val="280"/>
        </w:trPr>
        <w:tc>
          <w:tcPr>
            <w:tcW w:w="2299" w:type="dxa"/>
            <w:hideMark/>
          </w:tcPr>
          <w:p w14:paraId="4CD2A50C" w14:textId="77777777" w:rsidR="0033582D" w:rsidRDefault="0033582D">
            <w:pPr>
              <w:rPr>
                <w:rFonts w:ascii="Arial" w:hAnsi="Arial" w:cs="Arial"/>
                <w:color w:val="000000"/>
                <w:sz w:val="20"/>
                <w:szCs w:val="20"/>
              </w:rPr>
            </w:pPr>
            <w:r>
              <w:rPr>
                <w:rFonts w:ascii="Arial" w:hAnsi="Arial" w:cs="Arial"/>
                <w:color w:val="000000"/>
                <w:sz w:val="20"/>
                <w:szCs w:val="20"/>
              </w:rPr>
              <w:t>White</w:t>
            </w:r>
          </w:p>
        </w:tc>
        <w:tc>
          <w:tcPr>
            <w:tcW w:w="1113" w:type="dxa"/>
            <w:hideMark/>
          </w:tcPr>
          <w:p w14:paraId="48128BE2"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A8D44BB" w14:textId="77777777" w:rsidR="0033582D" w:rsidRDefault="0033582D">
            <w:pPr>
              <w:jc w:val="center"/>
              <w:rPr>
                <w:rFonts w:ascii="Arial" w:hAnsi="Arial" w:cs="Arial"/>
                <w:color w:val="000000"/>
                <w:sz w:val="20"/>
                <w:szCs w:val="20"/>
              </w:rPr>
            </w:pPr>
            <w:r>
              <w:rPr>
                <w:rFonts w:ascii="Arial" w:hAnsi="Arial" w:cs="Arial"/>
                <w:color w:val="000000"/>
                <w:sz w:val="20"/>
                <w:szCs w:val="20"/>
              </w:rPr>
              <w:t>7525 (63.0%)</w:t>
            </w:r>
          </w:p>
        </w:tc>
        <w:tc>
          <w:tcPr>
            <w:tcW w:w="1750" w:type="dxa"/>
            <w:hideMark/>
          </w:tcPr>
          <w:p w14:paraId="6892756D" w14:textId="77777777" w:rsidR="0033582D" w:rsidRDefault="0033582D">
            <w:pPr>
              <w:jc w:val="center"/>
              <w:rPr>
                <w:rFonts w:ascii="Arial" w:hAnsi="Arial" w:cs="Arial"/>
                <w:color w:val="000000"/>
                <w:sz w:val="20"/>
                <w:szCs w:val="20"/>
              </w:rPr>
            </w:pPr>
            <w:r>
              <w:rPr>
                <w:rFonts w:ascii="Arial" w:hAnsi="Arial" w:cs="Arial"/>
                <w:color w:val="000000"/>
                <w:sz w:val="20"/>
                <w:szCs w:val="20"/>
              </w:rPr>
              <w:t>6375 (64.0%)</w:t>
            </w:r>
          </w:p>
        </w:tc>
        <w:tc>
          <w:tcPr>
            <w:tcW w:w="1558" w:type="dxa"/>
            <w:hideMark/>
          </w:tcPr>
          <w:p w14:paraId="55AFB8FA" w14:textId="77777777" w:rsidR="0033582D" w:rsidRDefault="0033582D">
            <w:pPr>
              <w:jc w:val="center"/>
              <w:rPr>
                <w:rFonts w:ascii="Arial" w:hAnsi="Arial" w:cs="Arial"/>
                <w:color w:val="000000"/>
                <w:sz w:val="20"/>
                <w:szCs w:val="20"/>
              </w:rPr>
            </w:pPr>
            <w:r>
              <w:rPr>
                <w:rFonts w:ascii="Arial" w:hAnsi="Arial" w:cs="Arial"/>
                <w:color w:val="000000"/>
                <w:sz w:val="20"/>
                <w:szCs w:val="20"/>
              </w:rPr>
              <w:t>242 (54.9%)</w:t>
            </w:r>
          </w:p>
        </w:tc>
        <w:tc>
          <w:tcPr>
            <w:tcW w:w="1898" w:type="dxa"/>
            <w:hideMark/>
          </w:tcPr>
          <w:p w14:paraId="51583B9E" w14:textId="77777777" w:rsidR="0033582D" w:rsidRDefault="0033582D">
            <w:pPr>
              <w:jc w:val="center"/>
              <w:rPr>
                <w:rFonts w:ascii="Arial" w:hAnsi="Arial" w:cs="Arial"/>
                <w:color w:val="000000"/>
                <w:sz w:val="20"/>
                <w:szCs w:val="20"/>
              </w:rPr>
            </w:pPr>
            <w:r>
              <w:rPr>
                <w:rFonts w:ascii="Arial" w:hAnsi="Arial" w:cs="Arial"/>
                <w:color w:val="000000"/>
                <w:sz w:val="20"/>
                <w:szCs w:val="20"/>
              </w:rPr>
              <w:t>908 (58.9%)</w:t>
            </w:r>
          </w:p>
        </w:tc>
      </w:tr>
      <w:tr w:rsidR="0033582D" w14:paraId="265B2091" w14:textId="77777777" w:rsidTr="0033582D">
        <w:trPr>
          <w:trHeight w:val="280"/>
        </w:trPr>
        <w:tc>
          <w:tcPr>
            <w:tcW w:w="2299" w:type="dxa"/>
            <w:hideMark/>
          </w:tcPr>
          <w:p w14:paraId="68BEE4E7" w14:textId="77777777" w:rsidR="0033582D" w:rsidRDefault="0033582D">
            <w:pPr>
              <w:rPr>
                <w:rFonts w:ascii="Arial" w:hAnsi="Arial" w:cs="Arial"/>
                <w:color w:val="000000"/>
                <w:sz w:val="20"/>
                <w:szCs w:val="20"/>
              </w:rPr>
            </w:pPr>
            <w:r>
              <w:rPr>
                <w:rFonts w:ascii="Arial" w:hAnsi="Arial" w:cs="Arial"/>
                <w:color w:val="000000"/>
                <w:sz w:val="20"/>
                <w:szCs w:val="20"/>
              </w:rPr>
              <w:t>Black or African American</w:t>
            </w:r>
          </w:p>
        </w:tc>
        <w:tc>
          <w:tcPr>
            <w:tcW w:w="1113" w:type="dxa"/>
            <w:hideMark/>
          </w:tcPr>
          <w:p w14:paraId="7E605233"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03E5807" w14:textId="77777777" w:rsidR="0033582D" w:rsidRDefault="0033582D">
            <w:pPr>
              <w:jc w:val="center"/>
              <w:rPr>
                <w:rFonts w:ascii="Arial" w:hAnsi="Arial" w:cs="Arial"/>
                <w:color w:val="000000"/>
                <w:sz w:val="20"/>
                <w:szCs w:val="20"/>
              </w:rPr>
            </w:pPr>
            <w:r>
              <w:rPr>
                <w:rFonts w:ascii="Arial" w:hAnsi="Arial" w:cs="Arial"/>
                <w:color w:val="000000"/>
                <w:sz w:val="20"/>
                <w:szCs w:val="20"/>
              </w:rPr>
              <w:t>1938 (16.2%)</w:t>
            </w:r>
          </w:p>
        </w:tc>
        <w:tc>
          <w:tcPr>
            <w:tcW w:w="1750" w:type="dxa"/>
            <w:hideMark/>
          </w:tcPr>
          <w:p w14:paraId="02C3D4CC" w14:textId="77777777" w:rsidR="0033582D" w:rsidRDefault="0033582D">
            <w:pPr>
              <w:jc w:val="center"/>
              <w:rPr>
                <w:rFonts w:ascii="Arial" w:hAnsi="Arial" w:cs="Arial"/>
                <w:color w:val="000000"/>
                <w:sz w:val="20"/>
                <w:szCs w:val="20"/>
              </w:rPr>
            </w:pPr>
            <w:r>
              <w:rPr>
                <w:rFonts w:ascii="Arial" w:hAnsi="Arial" w:cs="Arial"/>
                <w:color w:val="000000"/>
                <w:sz w:val="20"/>
                <w:szCs w:val="20"/>
              </w:rPr>
              <w:t>1465 (14.7%)</w:t>
            </w:r>
          </w:p>
        </w:tc>
        <w:tc>
          <w:tcPr>
            <w:tcW w:w="1558" w:type="dxa"/>
            <w:hideMark/>
          </w:tcPr>
          <w:p w14:paraId="2DC737D4" w14:textId="77777777" w:rsidR="0033582D" w:rsidRDefault="0033582D">
            <w:pPr>
              <w:jc w:val="center"/>
              <w:rPr>
                <w:rFonts w:ascii="Arial" w:hAnsi="Arial" w:cs="Arial"/>
                <w:color w:val="000000"/>
                <w:sz w:val="20"/>
                <w:szCs w:val="20"/>
              </w:rPr>
            </w:pPr>
            <w:r>
              <w:rPr>
                <w:rFonts w:ascii="Arial" w:hAnsi="Arial" w:cs="Arial"/>
                <w:color w:val="000000"/>
                <w:sz w:val="20"/>
                <w:szCs w:val="20"/>
              </w:rPr>
              <w:t>123 (27.9%)</w:t>
            </w:r>
          </w:p>
        </w:tc>
        <w:tc>
          <w:tcPr>
            <w:tcW w:w="1898" w:type="dxa"/>
            <w:hideMark/>
          </w:tcPr>
          <w:p w14:paraId="4EB58FD1" w14:textId="77777777" w:rsidR="0033582D" w:rsidRDefault="0033582D">
            <w:pPr>
              <w:jc w:val="center"/>
              <w:rPr>
                <w:rFonts w:ascii="Arial" w:hAnsi="Arial" w:cs="Arial"/>
                <w:color w:val="000000"/>
                <w:sz w:val="20"/>
                <w:szCs w:val="20"/>
              </w:rPr>
            </w:pPr>
            <w:r>
              <w:rPr>
                <w:rFonts w:ascii="Arial" w:hAnsi="Arial" w:cs="Arial"/>
                <w:color w:val="000000"/>
                <w:sz w:val="20"/>
                <w:szCs w:val="20"/>
              </w:rPr>
              <w:t>350 (22.7%)</w:t>
            </w:r>
          </w:p>
        </w:tc>
      </w:tr>
      <w:tr w:rsidR="0033582D" w14:paraId="6D6065A3" w14:textId="77777777" w:rsidTr="0033582D">
        <w:trPr>
          <w:trHeight w:val="280"/>
        </w:trPr>
        <w:tc>
          <w:tcPr>
            <w:tcW w:w="2299" w:type="dxa"/>
            <w:hideMark/>
          </w:tcPr>
          <w:p w14:paraId="10FD13C6" w14:textId="77777777" w:rsidR="0033582D" w:rsidRDefault="0033582D">
            <w:pPr>
              <w:rPr>
                <w:rFonts w:ascii="Arial" w:hAnsi="Arial" w:cs="Arial"/>
                <w:color w:val="000000"/>
                <w:sz w:val="20"/>
                <w:szCs w:val="20"/>
              </w:rPr>
            </w:pPr>
            <w:r>
              <w:rPr>
                <w:rFonts w:ascii="Arial" w:hAnsi="Arial" w:cs="Arial"/>
                <w:color w:val="000000"/>
                <w:sz w:val="20"/>
                <w:szCs w:val="20"/>
              </w:rPr>
              <w:t>Other / Unknown</w:t>
            </w:r>
          </w:p>
        </w:tc>
        <w:tc>
          <w:tcPr>
            <w:tcW w:w="1113" w:type="dxa"/>
            <w:hideMark/>
          </w:tcPr>
          <w:p w14:paraId="57EC5624"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20B17A4C" w14:textId="77777777" w:rsidR="0033582D" w:rsidRDefault="0033582D">
            <w:pPr>
              <w:jc w:val="center"/>
              <w:rPr>
                <w:rFonts w:ascii="Arial" w:hAnsi="Arial" w:cs="Arial"/>
                <w:color w:val="000000"/>
                <w:sz w:val="20"/>
                <w:szCs w:val="20"/>
              </w:rPr>
            </w:pPr>
            <w:r>
              <w:rPr>
                <w:rFonts w:ascii="Arial" w:hAnsi="Arial" w:cs="Arial"/>
                <w:color w:val="000000"/>
                <w:sz w:val="20"/>
                <w:szCs w:val="20"/>
              </w:rPr>
              <w:t>2478 (20.8%)</w:t>
            </w:r>
          </w:p>
        </w:tc>
        <w:tc>
          <w:tcPr>
            <w:tcW w:w="1750" w:type="dxa"/>
            <w:hideMark/>
          </w:tcPr>
          <w:p w14:paraId="53AD7992" w14:textId="77777777" w:rsidR="0033582D" w:rsidRDefault="0033582D">
            <w:pPr>
              <w:jc w:val="center"/>
              <w:rPr>
                <w:rFonts w:ascii="Arial" w:hAnsi="Arial" w:cs="Arial"/>
                <w:color w:val="000000"/>
                <w:sz w:val="20"/>
                <w:szCs w:val="20"/>
              </w:rPr>
            </w:pPr>
            <w:r>
              <w:rPr>
                <w:rFonts w:ascii="Arial" w:hAnsi="Arial" w:cs="Arial"/>
                <w:color w:val="000000"/>
                <w:sz w:val="20"/>
                <w:szCs w:val="20"/>
              </w:rPr>
              <w:t>2118 (21.3%)</w:t>
            </w:r>
          </w:p>
        </w:tc>
        <w:tc>
          <w:tcPr>
            <w:tcW w:w="1558" w:type="dxa"/>
            <w:hideMark/>
          </w:tcPr>
          <w:p w14:paraId="411DA636" w14:textId="77777777" w:rsidR="0033582D" w:rsidRDefault="0033582D">
            <w:pPr>
              <w:jc w:val="center"/>
              <w:rPr>
                <w:rFonts w:ascii="Arial" w:hAnsi="Arial" w:cs="Arial"/>
                <w:color w:val="000000"/>
                <w:sz w:val="20"/>
                <w:szCs w:val="20"/>
              </w:rPr>
            </w:pPr>
            <w:r>
              <w:rPr>
                <w:rFonts w:ascii="Arial" w:hAnsi="Arial" w:cs="Arial"/>
                <w:color w:val="000000"/>
                <w:sz w:val="20"/>
                <w:szCs w:val="20"/>
              </w:rPr>
              <w:t>76 (17.2%)</w:t>
            </w:r>
          </w:p>
        </w:tc>
        <w:tc>
          <w:tcPr>
            <w:tcW w:w="1898" w:type="dxa"/>
            <w:hideMark/>
          </w:tcPr>
          <w:p w14:paraId="297E4D18" w14:textId="77777777" w:rsidR="0033582D" w:rsidRDefault="0033582D">
            <w:pPr>
              <w:jc w:val="center"/>
              <w:rPr>
                <w:rFonts w:ascii="Arial" w:hAnsi="Arial" w:cs="Arial"/>
                <w:color w:val="000000"/>
                <w:sz w:val="20"/>
                <w:szCs w:val="20"/>
              </w:rPr>
            </w:pPr>
            <w:r>
              <w:rPr>
                <w:rFonts w:ascii="Arial" w:hAnsi="Arial" w:cs="Arial"/>
                <w:color w:val="000000"/>
                <w:sz w:val="20"/>
                <w:szCs w:val="20"/>
              </w:rPr>
              <w:t>284 (18.4%)</w:t>
            </w:r>
          </w:p>
        </w:tc>
      </w:tr>
      <w:tr w:rsidR="0033582D" w14:paraId="611A071E" w14:textId="77777777" w:rsidTr="0033582D">
        <w:trPr>
          <w:trHeight w:val="480"/>
        </w:trPr>
        <w:tc>
          <w:tcPr>
            <w:tcW w:w="2299" w:type="dxa"/>
            <w:hideMark/>
          </w:tcPr>
          <w:p w14:paraId="262808D7" w14:textId="77777777" w:rsidR="0033582D" w:rsidRDefault="0033582D">
            <w:pPr>
              <w:rPr>
                <w:rFonts w:ascii="Arial" w:hAnsi="Arial" w:cs="Arial"/>
                <w:b/>
                <w:bCs/>
                <w:color w:val="0F172A"/>
                <w:sz w:val="20"/>
                <w:szCs w:val="20"/>
              </w:rPr>
            </w:pPr>
            <w:r>
              <w:rPr>
                <w:rFonts w:ascii="Arial" w:hAnsi="Arial" w:cs="Arial"/>
                <w:b/>
                <w:bCs/>
                <w:color w:val="0F172A"/>
                <w:sz w:val="20"/>
                <w:szCs w:val="20"/>
              </w:rPr>
              <w:t>ED acuity and ascertainment</w:t>
            </w:r>
          </w:p>
        </w:tc>
        <w:tc>
          <w:tcPr>
            <w:tcW w:w="1113" w:type="dxa"/>
            <w:hideMark/>
          </w:tcPr>
          <w:p w14:paraId="68E7E5DD"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236A2D3F"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3B569B2F"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048C36FD"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12264461"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28285D6D" w14:textId="77777777" w:rsidTr="0033582D">
        <w:trPr>
          <w:trHeight w:val="280"/>
        </w:trPr>
        <w:tc>
          <w:tcPr>
            <w:tcW w:w="2299" w:type="dxa"/>
            <w:hideMark/>
          </w:tcPr>
          <w:p w14:paraId="3E8FE77C" w14:textId="77777777" w:rsidR="0033582D" w:rsidRDefault="0033582D">
            <w:pPr>
              <w:rPr>
                <w:rFonts w:ascii="Arial" w:hAnsi="Arial" w:cs="Arial"/>
                <w:color w:val="000000"/>
                <w:sz w:val="20"/>
                <w:szCs w:val="20"/>
              </w:rPr>
            </w:pPr>
            <w:r>
              <w:rPr>
                <w:rFonts w:ascii="Arial" w:hAnsi="Arial" w:cs="Arial"/>
                <w:color w:val="000000"/>
                <w:sz w:val="20"/>
                <w:szCs w:val="20"/>
              </w:rPr>
              <w:t>ED triage acuity: 1</w:t>
            </w:r>
          </w:p>
        </w:tc>
        <w:tc>
          <w:tcPr>
            <w:tcW w:w="1113" w:type="dxa"/>
            <w:hideMark/>
          </w:tcPr>
          <w:p w14:paraId="31B054DE"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4B493CD" w14:textId="77777777" w:rsidR="0033582D" w:rsidRDefault="0033582D">
            <w:pPr>
              <w:jc w:val="center"/>
              <w:rPr>
                <w:rFonts w:ascii="Arial" w:hAnsi="Arial" w:cs="Arial"/>
                <w:color w:val="000000"/>
                <w:sz w:val="20"/>
                <w:szCs w:val="20"/>
              </w:rPr>
            </w:pPr>
            <w:r>
              <w:rPr>
                <w:rFonts w:ascii="Arial" w:hAnsi="Arial" w:cs="Arial"/>
                <w:color w:val="000000"/>
                <w:sz w:val="20"/>
                <w:szCs w:val="20"/>
              </w:rPr>
              <w:t>3119 (26.1%)</w:t>
            </w:r>
          </w:p>
        </w:tc>
        <w:tc>
          <w:tcPr>
            <w:tcW w:w="1750" w:type="dxa"/>
            <w:hideMark/>
          </w:tcPr>
          <w:p w14:paraId="2E97006E" w14:textId="77777777" w:rsidR="0033582D" w:rsidRDefault="0033582D">
            <w:pPr>
              <w:jc w:val="center"/>
              <w:rPr>
                <w:rFonts w:ascii="Arial" w:hAnsi="Arial" w:cs="Arial"/>
                <w:color w:val="000000"/>
                <w:sz w:val="20"/>
                <w:szCs w:val="20"/>
              </w:rPr>
            </w:pPr>
            <w:r>
              <w:rPr>
                <w:rFonts w:ascii="Arial" w:hAnsi="Arial" w:cs="Arial"/>
                <w:color w:val="000000"/>
                <w:sz w:val="20"/>
                <w:szCs w:val="20"/>
              </w:rPr>
              <w:t>2485 (25.0%)</w:t>
            </w:r>
          </w:p>
        </w:tc>
        <w:tc>
          <w:tcPr>
            <w:tcW w:w="1558" w:type="dxa"/>
            <w:hideMark/>
          </w:tcPr>
          <w:p w14:paraId="71F85772" w14:textId="77777777" w:rsidR="0033582D" w:rsidRDefault="0033582D">
            <w:pPr>
              <w:jc w:val="center"/>
              <w:rPr>
                <w:rFonts w:ascii="Arial" w:hAnsi="Arial" w:cs="Arial"/>
                <w:color w:val="000000"/>
                <w:sz w:val="20"/>
                <w:szCs w:val="20"/>
              </w:rPr>
            </w:pPr>
            <w:r>
              <w:rPr>
                <w:rFonts w:ascii="Arial" w:hAnsi="Arial" w:cs="Arial"/>
                <w:color w:val="000000"/>
                <w:sz w:val="20"/>
                <w:szCs w:val="20"/>
              </w:rPr>
              <w:t>102 (23.1%)</w:t>
            </w:r>
          </w:p>
        </w:tc>
        <w:tc>
          <w:tcPr>
            <w:tcW w:w="1898" w:type="dxa"/>
            <w:hideMark/>
          </w:tcPr>
          <w:p w14:paraId="5F3FA84C" w14:textId="77777777" w:rsidR="0033582D" w:rsidRDefault="0033582D">
            <w:pPr>
              <w:jc w:val="center"/>
              <w:rPr>
                <w:rFonts w:ascii="Arial" w:hAnsi="Arial" w:cs="Arial"/>
                <w:color w:val="000000"/>
                <w:sz w:val="20"/>
                <w:szCs w:val="20"/>
              </w:rPr>
            </w:pPr>
            <w:r>
              <w:rPr>
                <w:rFonts w:ascii="Arial" w:hAnsi="Arial" w:cs="Arial"/>
                <w:color w:val="000000"/>
                <w:sz w:val="20"/>
                <w:szCs w:val="20"/>
              </w:rPr>
              <w:t>532 (34.5%)</w:t>
            </w:r>
          </w:p>
        </w:tc>
      </w:tr>
      <w:tr w:rsidR="0033582D" w14:paraId="72D9CD80" w14:textId="77777777" w:rsidTr="0033582D">
        <w:trPr>
          <w:trHeight w:val="280"/>
        </w:trPr>
        <w:tc>
          <w:tcPr>
            <w:tcW w:w="2299" w:type="dxa"/>
            <w:hideMark/>
          </w:tcPr>
          <w:p w14:paraId="2F94F511" w14:textId="77777777" w:rsidR="0033582D" w:rsidRDefault="0033582D">
            <w:pPr>
              <w:rPr>
                <w:rFonts w:ascii="Arial" w:hAnsi="Arial" w:cs="Arial"/>
                <w:color w:val="000000"/>
                <w:sz w:val="20"/>
                <w:szCs w:val="20"/>
              </w:rPr>
            </w:pPr>
            <w:r>
              <w:rPr>
                <w:rFonts w:ascii="Arial" w:hAnsi="Arial" w:cs="Arial"/>
                <w:color w:val="000000"/>
                <w:sz w:val="20"/>
                <w:szCs w:val="20"/>
              </w:rPr>
              <w:t>ED triage acuity: 2</w:t>
            </w:r>
          </w:p>
        </w:tc>
        <w:tc>
          <w:tcPr>
            <w:tcW w:w="1113" w:type="dxa"/>
            <w:hideMark/>
          </w:tcPr>
          <w:p w14:paraId="008A582F"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665AFBB" w14:textId="77777777" w:rsidR="0033582D" w:rsidRDefault="0033582D">
            <w:pPr>
              <w:jc w:val="center"/>
              <w:rPr>
                <w:rFonts w:ascii="Arial" w:hAnsi="Arial" w:cs="Arial"/>
                <w:color w:val="000000"/>
                <w:sz w:val="20"/>
                <w:szCs w:val="20"/>
              </w:rPr>
            </w:pPr>
            <w:r>
              <w:rPr>
                <w:rFonts w:ascii="Arial" w:hAnsi="Arial" w:cs="Arial"/>
                <w:color w:val="000000"/>
                <w:sz w:val="20"/>
                <w:szCs w:val="20"/>
              </w:rPr>
              <w:t>5482 (45.9%)</w:t>
            </w:r>
          </w:p>
        </w:tc>
        <w:tc>
          <w:tcPr>
            <w:tcW w:w="1750" w:type="dxa"/>
            <w:hideMark/>
          </w:tcPr>
          <w:p w14:paraId="16137CAB" w14:textId="77777777" w:rsidR="0033582D" w:rsidRDefault="0033582D">
            <w:pPr>
              <w:jc w:val="center"/>
              <w:rPr>
                <w:rFonts w:ascii="Arial" w:hAnsi="Arial" w:cs="Arial"/>
                <w:color w:val="000000"/>
                <w:sz w:val="20"/>
                <w:szCs w:val="20"/>
              </w:rPr>
            </w:pPr>
            <w:r>
              <w:rPr>
                <w:rFonts w:ascii="Arial" w:hAnsi="Arial" w:cs="Arial"/>
                <w:color w:val="000000"/>
                <w:sz w:val="20"/>
                <w:szCs w:val="20"/>
              </w:rPr>
              <w:t>4525 (45.4%)</w:t>
            </w:r>
          </w:p>
        </w:tc>
        <w:tc>
          <w:tcPr>
            <w:tcW w:w="1558" w:type="dxa"/>
            <w:hideMark/>
          </w:tcPr>
          <w:p w14:paraId="04A26200" w14:textId="77777777" w:rsidR="0033582D" w:rsidRDefault="0033582D">
            <w:pPr>
              <w:jc w:val="center"/>
              <w:rPr>
                <w:rFonts w:ascii="Arial" w:hAnsi="Arial" w:cs="Arial"/>
                <w:color w:val="000000"/>
                <w:sz w:val="20"/>
                <w:szCs w:val="20"/>
              </w:rPr>
            </w:pPr>
            <w:r>
              <w:rPr>
                <w:rFonts w:ascii="Arial" w:hAnsi="Arial" w:cs="Arial"/>
                <w:color w:val="000000"/>
                <w:sz w:val="20"/>
                <w:szCs w:val="20"/>
              </w:rPr>
              <w:t>202 (45.8%)</w:t>
            </w:r>
          </w:p>
        </w:tc>
        <w:tc>
          <w:tcPr>
            <w:tcW w:w="1898" w:type="dxa"/>
            <w:hideMark/>
          </w:tcPr>
          <w:p w14:paraId="64963E1D" w14:textId="77777777" w:rsidR="0033582D" w:rsidRDefault="0033582D">
            <w:pPr>
              <w:jc w:val="center"/>
              <w:rPr>
                <w:rFonts w:ascii="Arial" w:hAnsi="Arial" w:cs="Arial"/>
                <w:color w:val="000000"/>
                <w:sz w:val="20"/>
                <w:szCs w:val="20"/>
              </w:rPr>
            </w:pPr>
            <w:r>
              <w:rPr>
                <w:rFonts w:ascii="Arial" w:hAnsi="Arial" w:cs="Arial"/>
                <w:color w:val="000000"/>
                <w:sz w:val="20"/>
                <w:szCs w:val="20"/>
              </w:rPr>
              <w:t>755 (49.0%)</w:t>
            </w:r>
          </w:p>
        </w:tc>
      </w:tr>
      <w:tr w:rsidR="0033582D" w14:paraId="34F66999" w14:textId="77777777" w:rsidTr="0033582D">
        <w:trPr>
          <w:trHeight w:val="280"/>
        </w:trPr>
        <w:tc>
          <w:tcPr>
            <w:tcW w:w="2299" w:type="dxa"/>
            <w:hideMark/>
          </w:tcPr>
          <w:p w14:paraId="28ADA814" w14:textId="77777777" w:rsidR="0033582D" w:rsidRDefault="0033582D">
            <w:pPr>
              <w:rPr>
                <w:rFonts w:ascii="Arial" w:hAnsi="Arial" w:cs="Arial"/>
                <w:color w:val="000000"/>
                <w:sz w:val="20"/>
                <w:szCs w:val="20"/>
              </w:rPr>
            </w:pPr>
            <w:r>
              <w:rPr>
                <w:rFonts w:ascii="Arial" w:hAnsi="Arial" w:cs="Arial"/>
                <w:color w:val="000000"/>
                <w:sz w:val="20"/>
                <w:szCs w:val="20"/>
              </w:rPr>
              <w:t>ED triage acuity: 3</w:t>
            </w:r>
          </w:p>
        </w:tc>
        <w:tc>
          <w:tcPr>
            <w:tcW w:w="1113" w:type="dxa"/>
            <w:hideMark/>
          </w:tcPr>
          <w:p w14:paraId="2915D56B"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45A92EA8" w14:textId="77777777" w:rsidR="0033582D" w:rsidRDefault="0033582D">
            <w:pPr>
              <w:jc w:val="center"/>
              <w:rPr>
                <w:rFonts w:ascii="Arial" w:hAnsi="Arial" w:cs="Arial"/>
                <w:color w:val="000000"/>
                <w:sz w:val="20"/>
                <w:szCs w:val="20"/>
              </w:rPr>
            </w:pPr>
            <w:r>
              <w:rPr>
                <w:rFonts w:ascii="Arial" w:hAnsi="Arial" w:cs="Arial"/>
                <w:color w:val="000000"/>
                <w:sz w:val="20"/>
                <w:szCs w:val="20"/>
              </w:rPr>
              <w:t>1985 (16.6%)</w:t>
            </w:r>
          </w:p>
        </w:tc>
        <w:tc>
          <w:tcPr>
            <w:tcW w:w="1750" w:type="dxa"/>
            <w:hideMark/>
          </w:tcPr>
          <w:p w14:paraId="066FB322" w14:textId="77777777" w:rsidR="0033582D" w:rsidRDefault="0033582D">
            <w:pPr>
              <w:jc w:val="center"/>
              <w:rPr>
                <w:rFonts w:ascii="Arial" w:hAnsi="Arial" w:cs="Arial"/>
                <w:color w:val="000000"/>
                <w:sz w:val="20"/>
                <w:szCs w:val="20"/>
              </w:rPr>
            </w:pPr>
            <w:r>
              <w:rPr>
                <w:rFonts w:ascii="Arial" w:hAnsi="Arial" w:cs="Arial"/>
                <w:color w:val="000000"/>
                <w:sz w:val="20"/>
                <w:szCs w:val="20"/>
              </w:rPr>
              <w:t>1658 (16.6%)</w:t>
            </w:r>
          </w:p>
        </w:tc>
        <w:tc>
          <w:tcPr>
            <w:tcW w:w="1558" w:type="dxa"/>
            <w:hideMark/>
          </w:tcPr>
          <w:p w14:paraId="0637D980" w14:textId="77777777" w:rsidR="0033582D" w:rsidRDefault="0033582D">
            <w:pPr>
              <w:jc w:val="center"/>
              <w:rPr>
                <w:rFonts w:ascii="Arial" w:hAnsi="Arial" w:cs="Arial"/>
                <w:color w:val="000000"/>
                <w:sz w:val="20"/>
                <w:szCs w:val="20"/>
              </w:rPr>
            </w:pPr>
            <w:r>
              <w:rPr>
                <w:rFonts w:ascii="Arial" w:hAnsi="Arial" w:cs="Arial"/>
                <w:color w:val="000000"/>
                <w:sz w:val="20"/>
                <w:szCs w:val="20"/>
              </w:rPr>
              <w:t>127 (28.8%)</w:t>
            </w:r>
          </w:p>
        </w:tc>
        <w:tc>
          <w:tcPr>
            <w:tcW w:w="1898" w:type="dxa"/>
            <w:hideMark/>
          </w:tcPr>
          <w:p w14:paraId="279FB52E" w14:textId="77777777" w:rsidR="0033582D" w:rsidRDefault="0033582D">
            <w:pPr>
              <w:jc w:val="center"/>
              <w:rPr>
                <w:rFonts w:ascii="Arial" w:hAnsi="Arial" w:cs="Arial"/>
                <w:color w:val="000000"/>
                <w:sz w:val="20"/>
                <w:szCs w:val="20"/>
              </w:rPr>
            </w:pPr>
            <w:r>
              <w:rPr>
                <w:rFonts w:ascii="Arial" w:hAnsi="Arial" w:cs="Arial"/>
                <w:color w:val="000000"/>
                <w:sz w:val="20"/>
                <w:szCs w:val="20"/>
              </w:rPr>
              <w:t>200 (13.0%)</w:t>
            </w:r>
          </w:p>
        </w:tc>
      </w:tr>
      <w:tr w:rsidR="0033582D" w14:paraId="36143C81" w14:textId="77777777" w:rsidTr="0033582D">
        <w:trPr>
          <w:trHeight w:val="280"/>
        </w:trPr>
        <w:tc>
          <w:tcPr>
            <w:tcW w:w="2299" w:type="dxa"/>
            <w:hideMark/>
          </w:tcPr>
          <w:p w14:paraId="6C3DDBC9" w14:textId="77777777" w:rsidR="0033582D" w:rsidRDefault="0033582D">
            <w:pPr>
              <w:rPr>
                <w:rFonts w:ascii="Arial" w:hAnsi="Arial" w:cs="Arial"/>
                <w:color w:val="000000"/>
                <w:sz w:val="20"/>
                <w:szCs w:val="20"/>
              </w:rPr>
            </w:pPr>
            <w:r>
              <w:rPr>
                <w:rFonts w:ascii="Arial" w:hAnsi="Arial" w:cs="Arial"/>
                <w:color w:val="000000"/>
                <w:sz w:val="20"/>
                <w:szCs w:val="20"/>
              </w:rPr>
              <w:t>ED triage acuity: 4</w:t>
            </w:r>
          </w:p>
        </w:tc>
        <w:tc>
          <w:tcPr>
            <w:tcW w:w="1113" w:type="dxa"/>
            <w:hideMark/>
          </w:tcPr>
          <w:p w14:paraId="1C25999E"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698315F1" w14:textId="77777777" w:rsidR="0033582D" w:rsidRDefault="0033582D">
            <w:pPr>
              <w:jc w:val="center"/>
              <w:rPr>
                <w:rFonts w:ascii="Arial" w:hAnsi="Arial" w:cs="Arial"/>
                <w:color w:val="000000"/>
                <w:sz w:val="20"/>
                <w:szCs w:val="20"/>
              </w:rPr>
            </w:pPr>
            <w:r>
              <w:rPr>
                <w:rFonts w:ascii="Arial" w:hAnsi="Arial" w:cs="Arial"/>
                <w:color w:val="000000"/>
                <w:sz w:val="20"/>
                <w:szCs w:val="20"/>
              </w:rPr>
              <w:t>10 (0.1%)</w:t>
            </w:r>
          </w:p>
        </w:tc>
        <w:tc>
          <w:tcPr>
            <w:tcW w:w="1750" w:type="dxa"/>
            <w:hideMark/>
          </w:tcPr>
          <w:p w14:paraId="64EDACB2" w14:textId="77777777" w:rsidR="0033582D" w:rsidRDefault="0033582D">
            <w:pPr>
              <w:jc w:val="center"/>
              <w:rPr>
                <w:rFonts w:ascii="Arial" w:hAnsi="Arial" w:cs="Arial"/>
                <w:color w:val="000000"/>
                <w:sz w:val="20"/>
                <w:szCs w:val="20"/>
              </w:rPr>
            </w:pPr>
            <w:r>
              <w:rPr>
                <w:rFonts w:ascii="Arial" w:hAnsi="Arial" w:cs="Arial"/>
                <w:color w:val="000000"/>
                <w:sz w:val="20"/>
                <w:szCs w:val="20"/>
              </w:rPr>
              <w:t>9 (0.1%)</w:t>
            </w:r>
          </w:p>
        </w:tc>
        <w:tc>
          <w:tcPr>
            <w:tcW w:w="1558" w:type="dxa"/>
            <w:hideMark/>
          </w:tcPr>
          <w:p w14:paraId="0D0702F5" w14:textId="77777777" w:rsidR="0033582D" w:rsidRDefault="0033582D">
            <w:pPr>
              <w:jc w:val="center"/>
              <w:rPr>
                <w:rFonts w:ascii="Arial" w:hAnsi="Arial" w:cs="Arial"/>
                <w:color w:val="000000"/>
                <w:sz w:val="20"/>
                <w:szCs w:val="20"/>
              </w:rPr>
            </w:pPr>
            <w:r>
              <w:rPr>
                <w:rFonts w:ascii="Arial" w:hAnsi="Arial" w:cs="Arial"/>
                <w:color w:val="000000"/>
                <w:sz w:val="20"/>
                <w:szCs w:val="20"/>
              </w:rPr>
              <w:t>1 (0.2%)</w:t>
            </w:r>
          </w:p>
        </w:tc>
        <w:tc>
          <w:tcPr>
            <w:tcW w:w="1898" w:type="dxa"/>
            <w:hideMark/>
          </w:tcPr>
          <w:p w14:paraId="61091FC2" w14:textId="77777777" w:rsidR="0033582D" w:rsidRDefault="0033582D">
            <w:pPr>
              <w:jc w:val="center"/>
              <w:rPr>
                <w:rFonts w:ascii="Arial" w:hAnsi="Arial" w:cs="Arial"/>
                <w:color w:val="000000"/>
                <w:sz w:val="20"/>
                <w:szCs w:val="20"/>
              </w:rPr>
            </w:pPr>
            <w:r>
              <w:rPr>
                <w:rFonts w:ascii="Arial" w:hAnsi="Arial" w:cs="Arial"/>
                <w:color w:val="000000"/>
                <w:sz w:val="20"/>
                <w:szCs w:val="20"/>
              </w:rPr>
              <w:t>0 (0.0%)</w:t>
            </w:r>
          </w:p>
        </w:tc>
      </w:tr>
      <w:tr w:rsidR="0033582D" w14:paraId="4078F084" w14:textId="77777777" w:rsidTr="0033582D">
        <w:trPr>
          <w:trHeight w:val="280"/>
        </w:trPr>
        <w:tc>
          <w:tcPr>
            <w:tcW w:w="2299" w:type="dxa"/>
            <w:hideMark/>
          </w:tcPr>
          <w:p w14:paraId="4161F156" w14:textId="77777777" w:rsidR="0033582D" w:rsidRDefault="0033582D">
            <w:pPr>
              <w:rPr>
                <w:rFonts w:ascii="Arial" w:hAnsi="Arial" w:cs="Arial"/>
                <w:color w:val="000000"/>
                <w:sz w:val="20"/>
                <w:szCs w:val="20"/>
              </w:rPr>
            </w:pPr>
            <w:r>
              <w:rPr>
                <w:rFonts w:ascii="Arial" w:hAnsi="Arial" w:cs="Arial"/>
                <w:color w:val="000000"/>
                <w:sz w:val="20"/>
                <w:szCs w:val="20"/>
              </w:rPr>
              <w:t>ED triage acuity: 5</w:t>
            </w:r>
          </w:p>
        </w:tc>
        <w:tc>
          <w:tcPr>
            <w:tcW w:w="1113" w:type="dxa"/>
            <w:hideMark/>
          </w:tcPr>
          <w:p w14:paraId="65744D3A"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39C393DF" w14:textId="77777777" w:rsidR="0033582D" w:rsidRDefault="0033582D">
            <w:pPr>
              <w:jc w:val="center"/>
              <w:rPr>
                <w:rFonts w:ascii="Arial" w:hAnsi="Arial" w:cs="Arial"/>
                <w:color w:val="000000"/>
                <w:sz w:val="20"/>
                <w:szCs w:val="20"/>
              </w:rPr>
            </w:pPr>
            <w:r>
              <w:rPr>
                <w:rFonts w:ascii="Arial" w:hAnsi="Arial" w:cs="Arial"/>
                <w:color w:val="000000"/>
                <w:sz w:val="20"/>
                <w:szCs w:val="20"/>
              </w:rPr>
              <w:t>1 (0.0%)</w:t>
            </w:r>
          </w:p>
        </w:tc>
        <w:tc>
          <w:tcPr>
            <w:tcW w:w="1750" w:type="dxa"/>
            <w:hideMark/>
          </w:tcPr>
          <w:p w14:paraId="1F0C97C6" w14:textId="77777777" w:rsidR="0033582D" w:rsidRDefault="0033582D">
            <w:pPr>
              <w:jc w:val="center"/>
              <w:rPr>
                <w:rFonts w:ascii="Arial" w:hAnsi="Arial" w:cs="Arial"/>
                <w:color w:val="000000"/>
                <w:sz w:val="20"/>
                <w:szCs w:val="20"/>
              </w:rPr>
            </w:pPr>
            <w:r>
              <w:rPr>
                <w:rFonts w:ascii="Arial" w:hAnsi="Arial" w:cs="Arial"/>
                <w:color w:val="000000"/>
                <w:sz w:val="20"/>
                <w:szCs w:val="20"/>
              </w:rPr>
              <w:t>1 (0.0%)</w:t>
            </w:r>
          </w:p>
        </w:tc>
        <w:tc>
          <w:tcPr>
            <w:tcW w:w="1558" w:type="dxa"/>
            <w:hideMark/>
          </w:tcPr>
          <w:p w14:paraId="41273E87" w14:textId="77777777" w:rsidR="0033582D" w:rsidRDefault="0033582D">
            <w:pPr>
              <w:jc w:val="center"/>
              <w:rPr>
                <w:rFonts w:ascii="Arial" w:hAnsi="Arial" w:cs="Arial"/>
                <w:color w:val="000000"/>
                <w:sz w:val="20"/>
                <w:szCs w:val="20"/>
              </w:rPr>
            </w:pPr>
            <w:r>
              <w:rPr>
                <w:rFonts w:ascii="Arial" w:hAnsi="Arial" w:cs="Arial"/>
                <w:color w:val="000000"/>
                <w:sz w:val="20"/>
                <w:szCs w:val="20"/>
              </w:rPr>
              <w:t>0 (0.0%)</w:t>
            </w:r>
          </w:p>
        </w:tc>
        <w:tc>
          <w:tcPr>
            <w:tcW w:w="1898" w:type="dxa"/>
            <w:hideMark/>
          </w:tcPr>
          <w:p w14:paraId="19969258" w14:textId="77777777" w:rsidR="0033582D" w:rsidRDefault="0033582D">
            <w:pPr>
              <w:jc w:val="center"/>
              <w:rPr>
                <w:rFonts w:ascii="Arial" w:hAnsi="Arial" w:cs="Arial"/>
                <w:color w:val="000000"/>
                <w:sz w:val="20"/>
                <w:szCs w:val="20"/>
              </w:rPr>
            </w:pPr>
            <w:r>
              <w:rPr>
                <w:rFonts w:ascii="Arial" w:hAnsi="Arial" w:cs="Arial"/>
                <w:color w:val="000000"/>
                <w:sz w:val="20"/>
                <w:szCs w:val="20"/>
              </w:rPr>
              <w:t>0 (0.0%)</w:t>
            </w:r>
          </w:p>
        </w:tc>
      </w:tr>
      <w:tr w:rsidR="0033582D" w14:paraId="75A4879A" w14:textId="77777777" w:rsidTr="0033582D">
        <w:trPr>
          <w:trHeight w:val="280"/>
        </w:trPr>
        <w:tc>
          <w:tcPr>
            <w:tcW w:w="2299" w:type="dxa"/>
            <w:hideMark/>
          </w:tcPr>
          <w:p w14:paraId="7AAFDAC8" w14:textId="77777777" w:rsidR="0033582D" w:rsidRDefault="0033582D">
            <w:pPr>
              <w:rPr>
                <w:rFonts w:ascii="Arial" w:hAnsi="Arial" w:cs="Arial"/>
                <w:color w:val="000000"/>
                <w:sz w:val="20"/>
                <w:szCs w:val="20"/>
              </w:rPr>
            </w:pPr>
            <w:r>
              <w:rPr>
                <w:rFonts w:ascii="Arial" w:hAnsi="Arial" w:cs="Arial"/>
                <w:color w:val="000000"/>
                <w:sz w:val="20"/>
                <w:szCs w:val="20"/>
              </w:rPr>
              <w:t>ED triage acuity missing/unknown</w:t>
            </w:r>
          </w:p>
        </w:tc>
        <w:tc>
          <w:tcPr>
            <w:tcW w:w="1113" w:type="dxa"/>
            <w:hideMark/>
          </w:tcPr>
          <w:p w14:paraId="47691AE6"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2639C724" w14:textId="77777777" w:rsidR="0033582D" w:rsidRDefault="0033582D">
            <w:pPr>
              <w:jc w:val="center"/>
              <w:rPr>
                <w:rFonts w:ascii="Arial" w:hAnsi="Arial" w:cs="Arial"/>
                <w:color w:val="000000"/>
                <w:sz w:val="20"/>
                <w:szCs w:val="20"/>
              </w:rPr>
            </w:pPr>
            <w:r>
              <w:rPr>
                <w:rFonts w:ascii="Arial" w:hAnsi="Arial" w:cs="Arial"/>
                <w:color w:val="000000"/>
                <w:sz w:val="20"/>
                <w:szCs w:val="20"/>
              </w:rPr>
              <w:t>1344 (11.3%)</w:t>
            </w:r>
          </w:p>
        </w:tc>
        <w:tc>
          <w:tcPr>
            <w:tcW w:w="1750" w:type="dxa"/>
            <w:hideMark/>
          </w:tcPr>
          <w:p w14:paraId="119984E6" w14:textId="77777777" w:rsidR="0033582D" w:rsidRDefault="0033582D">
            <w:pPr>
              <w:jc w:val="center"/>
              <w:rPr>
                <w:rFonts w:ascii="Arial" w:hAnsi="Arial" w:cs="Arial"/>
                <w:color w:val="000000"/>
                <w:sz w:val="20"/>
                <w:szCs w:val="20"/>
              </w:rPr>
            </w:pPr>
            <w:r>
              <w:rPr>
                <w:rFonts w:ascii="Arial" w:hAnsi="Arial" w:cs="Arial"/>
                <w:color w:val="000000"/>
                <w:sz w:val="20"/>
                <w:szCs w:val="20"/>
              </w:rPr>
              <w:t>1280 (12.9%)</w:t>
            </w:r>
          </w:p>
        </w:tc>
        <w:tc>
          <w:tcPr>
            <w:tcW w:w="1558" w:type="dxa"/>
            <w:hideMark/>
          </w:tcPr>
          <w:p w14:paraId="498C36B5" w14:textId="77777777" w:rsidR="0033582D" w:rsidRDefault="0033582D">
            <w:pPr>
              <w:jc w:val="center"/>
              <w:rPr>
                <w:rFonts w:ascii="Arial" w:hAnsi="Arial" w:cs="Arial"/>
                <w:color w:val="000000"/>
                <w:sz w:val="20"/>
                <w:szCs w:val="20"/>
              </w:rPr>
            </w:pPr>
            <w:r>
              <w:rPr>
                <w:rFonts w:ascii="Arial" w:hAnsi="Arial" w:cs="Arial"/>
                <w:color w:val="000000"/>
                <w:sz w:val="20"/>
                <w:szCs w:val="20"/>
              </w:rPr>
              <w:t>9 (2.0%)</w:t>
            </w:r>
          </w:p>
        </w:tc>
        <w:tc>
          <w:tcPr>
            <w:tcW w:w="1898" w:type="dxa"/>
            <w:hideMark/>
          </w:tcPr>
          <w:p w14:paraId="231B9EB7" w14:textId="77777777" w:rsidR="0033582D" w:rsidRDefault="0033582D">
            <w:pPr>
              <w:jc w:val="center"/>
              <w:rPr>
                <w:rFonts w:ascii="Arial" w:hAnsi="Arial" w:cs="Arial"/>
                <w:color w:val="000000"/>
                <w:sz w:val="20"/>
                <w:szCs w:val="20"/>
              </w:rPr>
            </w:pPr>
            <w:r>
              <w:rPr>
                <w:rFonts w:ascii="Arial" w:hAnsi="Arial" w:cs="Arial"/>
                <w:color w:val="000000"/>
                <w:sz w:val="20"/>
                <w:szCs w:val="20"/>
              </w:rPr>
              <w:t>55 (3.6%)</w:t>
            </w:r>
          </w:p>
        </w:tc>
      </w:tr>
      <w:tr w:rsidR="0033582D" w14:paraId="709EA1CF" w14:textId="77777777" w:rsidTr="0033582D">
        <w:trPr>
          <w:trHeight w:val="280"/>
        </w:trPr>
        <w:tc>
          <w:tcPr>
            <w:tcW w:w="2299" w:type="dxa"/>
            <w:hideMark/>
          </w:tcPr>
          <w:p w14:paraId="43F316D5" w14:textId="77777777" w:rsidR="0033582D" w:rsidRDefault="0033582D">
            <w:pPr>
              <w:rPr>
                <w:rFonts w:ascii="Arial" w:hAnsi="Arial" w:cs="Arial"/>
                <w:b/>
                <w:bCs/>
                <w:color w:val="0F172A"/>
                <w:sz w:val="20"/>
                <w:szCs w:val="20"/>
              </w:rPr>
            </w:pPr>
            <w:r>
              <w:rPr>
                <w:rFonts w:ascii="Arial" w:hAnsi="Arial" w:cs="Arial"/>
                <w:b/>
                <w:bCs/>
                <w:color w:val="0F172A"/>
                <w:sz w:val="20"/>
                <w:szCs w:val="20"/>
              </w:rPr>
              <w:t>Comorbidities</w:t>
            </w:r>
          </w:p>
        </w:tc>
        <w:tc>
          <w:tcPr>
            <w:tcW w:w="1113" w:type="dxa"/>
            <w:hideMark/>
          </w:tcPr>
          <w:p w14:paraId="5FBFB4D5"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588925D8"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207DC0D6"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135BA4C4"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3DCCB092"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552D2813" w14:textId="77777777" w:rsidTr="0033582D">
        <w:trPr>
          <w:trHeight w:val="560"/>
        </w:trPr>
        <w:tc>
          <w:tcPr>
            <w:tcW w:w="2299" w:type="dxa"/>
            <w:hideMark/>
          </w:tcPr>
          <w:p w14:paraId="10B27B10" w14:textId="77777777" w:rsidR="0033582D" w:rsidRDefault="0033582D">
            <w:pPr>
              <w:rPr>
                <w:rFonts w:ascii="Arial" w:hAnsi="Arial" w:cs="Arial"/>
                <w:color w:val="000000"/>
                <w:sz w:val="20"/>
                <w:szCs w:val="20"/>
              </w:rPr>
            </w:pPr>
            <w:r>
              <w:rPr>
                <w:rFonts w:ascii="Arial" w:hAnsi="Arial" w:cs="Arial"/>
                <w:color w:val="000000"/>
                <w:sz w:val="20"/>
                <w:szCs w:val="20"/>
              </w:rPr>
              <w:t>Chronic obstructive pulmonary disease</w:t>
            </w:r>
          </w:p>
        </w:tc>
        <w:tc>
          <w:tcPr>
            <w:tcW w:w="1113" w:type="dxa"/>
            <w:hideMark/>
          </w:tcPr>
          <w:p w14:paraId="2A27C7D7"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32A5154" w14:textId="77777777" w:rsidR="0033582D" w:rsidRDefault="0033582D">
            <w:pPr>
              <w:jc w:val="center"/>
              <w:rPr>
                <w:rFonts w:ascii="Arial" w:hAnsi="Arial" w:cs="Arial"/>
                <w:color w:val="000000"/>
                <w:sz w:val="20"/>
                <w:szCs w:val="20"/>
              </w:rPr>
            </w:pPr>
            <w:r>
              <w:rPr>
                <w:rFonts w:ascii="Arial" w:hAnsi="Arial" w:cs="Arial"/>
                <w:color w:val="000000"/>
                <w:sz w:val="20"/>
                <w:szCs w:val="20"/>
              </w:rPr>
              <w:t>2179 (18.2%)</w:t>
            </w:r>
          </w:p>
        </w:tc>
        <w:tc>
          <w:tcPr>
            <w:tcW w:w="1750" w:type="dxa"/>
            <w:hideMark/>
          </w:tcPr>
          <w:p w14:paraId="197EF5A2" w14:textId="77777777" w:rsidR="0033582D" w:rsidRDefault="0033582D">
            <w:pPr>
              <w:jc w:val="center"/>
              <w:rPr>
                <w:rFonts w:ascii="Arial" w:hAnsi="Arial" w:cs="Arial"/>
                <w:color w:val="000000"/>
                <w:sz w:val="20"/>
                <w:szCs w:val="20"/>
              </w:rPr>
            </w:pPr>
            <w:r>
              <w:rPr>
                <w:rFonts w:ascii="Arial" w:hAnsi="Arial" w:cs="Arial"/>
                <w:color w:val="000000"/>
                <w:sz w:val="20"/>
                <w:szCs w:val="20"/>
              </w:rPr>
              <w:t>1351 (13.6%)</w:t>
            </w:r>
          </w:p>
        </w:tc>
        <w:tc>
          <w:tcPr>
            <w:tcW w:w="1558" w:type="dxa"/>
            <w:hideMark/>
          </w:tcPr>
          <w:p w14:paraId="36A213D4" w14:textId="77777777" w:rsidR="0033582D" w:rsidRDefault="0033582D">
            <w:pPr>
              <w:jc w:val="center"/>
              <w:rPr>
                <w:rFonts w:ascii="Arial" w:hAnsi="Arial" w:cs="Arial"/>
                <w:color w:val="000000"/>
                <w:sz w:val="20"/>
                <w:szCs w:val="20"/>
              </w:rPr>
            </w:pPr>
            <w:r>
              <w:rPr>
                <w:rFonts w:ascii="Arial" w:hAnsi="Arial" w:cs="Arial"/>
                <w:color w:val="000000"/>
                <w:sz w:val="20"/>
                <w:szCs w:val="20"/>
              </w:rPr>
              <w:t>130 (29.5%)</w:t>
            </w:r>
          </w:p>
        </w:tc>
        <w:tc>
          <w:tcPr>
            <w:tcW w:w="1898" w:type="dxa"/>
            <w:hideMark/>
          </w:tcPr>
          <w:p w14:paraId="02DF8CE7" w14:textId="77777777" w:rsidR="0033582D" w:rsidRDefault="0033582D">
            <w:pPr>
              <w:jc w:val="center"/>
              <w:rPr>
                <w:rFonts w:ascii="Arial" w:hAnsi="Arial" w:cs="Arial"/>
                <w:color w:val="000000"/>
                <w:sz w:val="20"/>
                <w:szCs w:val="20"/>
              </w:rPr>
            </w:pPr>
            <w:r>
              <w:rPr>
                <w:rFonts w:ascii="Arial" w:hAnsi="Arial" w:cs="Arial"/>
                <w:color w:val="000000"/>
                <w:sz w:val="20"/>
                <w:szCs w:val="20"/>
              </w:rPr>
              <w:t>698 (45.3%)</w:t>
            </w:r>
          </w:p>
        </w:tc>
      </w:tr>
      <w:tr w:rsidR="0033582D" w14:paraId="2870586E" w14:textId="77777777" w:rsidTr="0033582D">
        <w:trPr>
          <w:trHeight w:val="560"/>
        </w:trPr>
        <w:tc>
          <w:tcPr>
            <w:tcW w:w="2299" w:type="dxa"/>
            <w:hideMark/>
          </w:tcPr>
          <w:p w14:paraId="4067368C" w14:textId="77777777" w:rsidR="0033582D" w:rsidRDefault="0033582D">
            <w:pPr>
              <w:rPr>
                <w:rFonts w:ascii="Arial" w:hAnsi="Arial" w:cs="Arial"/>
                <w:color w:val="000000"/>
                <w:sz w:val="20"/>
                <w:szCs w:val="20"/>
              </w:rPr>
            </w:pPr>
            <w:r>
              <w:rPr>
                <w:rFonts w:ascii="Arial" w:hAnsi="Arial" w:cs="Arial"/>
                <w:color w:val="000000"/>
                <w:sz w:val="20"/>
                <w:szCs w:val="20"/>
              </w:rPr>
              <w:t>Obstructive sleep apnea/obesity hypoventilation syndrome</w:t>
            </w:r>
          </w:p>
        </w:tc>
        <w:tc>
          <w:tcPr>
            <w:tcW w:w="1113" w:type="dxa"/>
            <w:hideMark/>
          </w:tcPr>
          <w:p w14:paraId="52A47AF1"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B0D407A" w14:textId="77777777" w:rsidR="0033582D" w:rsidRDefault="0033582D">
            <w:pPr>
              <w:jc w:val="center"/>
              <w:rPr>
                <w:rFonts w:ascii="Arial" w:hAnsi="Arial" w:cs="Arial"/>
                <w:color w:val="000000"/>
                <w:sz w:val="20"/>
                <w:szCs w:val="20"/>
              </w:rPr>
            </w:pPr>
            <w:r>
              <w:rPr>
                <w:rFonts w:ascii="Arial" w:hAnsi="Arial" w:cs="Arial"/>
                <w:color w:val="000000"/>
                <w:sz w:val="20"/>
                <w:szCs w:val="20"/>
              </w:rPr>
              <w:t>1453 (12.2%)</w:t>
            </w:r>
          </w:p>
        </w:tc>
        <w:tc>
          <w:tcPr>
            <w:tcW w:w="1750" w:type="dxa"/>
            <w:hideMark/>
          </w:tcPr>
          <w:p w14:paraId="166F4265" w14:textId="77777777" w:rsidR="0033582D" w:rsidRDefault="0033582D">
            <w:pPr>
              <w:jc w:val="center"/>
              <w:rPr>
                <w:rFonts w:ascii="Arial" w:hAnsi="Arial" w:cs="Arial"/>
                <w:color w:val="000000"/>
                <w:sz w:val="20"/>
                <w:szCs w:val="20"/>
              </w:rPr>
            </w:pPr>
            <w:r>
              <w:rPr>
                <w:rFonts w:ascii="Arial" w:hAnsi="Arial" w:cs="Arial"/>
                <w:color w:val="000000"/>
                <w:sz w:val="20"/>
                <w:szCs w:val="20"/>
              </w:rPr>
              <w:t>820 (8.2%)</w:t>
            </w:r>
          </w:p>
        </w:tc>
        <w:tc>
          <w:tcPr>
            <w:tcW w:w="1558" w:type="dxa"/>
            <w:hideMark/>
          </w:tcPr>
          <w:p w14:paraId="4552C767" w14:textId="77777777" w:rsidR="0033582D" w:rsidRDefault="0033582D">
            <w:pPr>
              <w:jc w:val="center"/>
              <w:rPr>
                <w:rFonts w:ascii="Arial" w:hAnsi="Arial" w:cs="Arial"/>
                <w:color w:val="000000"/>
                <w:sz w:val="20"/>
                <w:szCs w:val="20"/>
              </w:rPr>
            </w:pPr>
            <w:r>
              <w:rPr>
                <w:rFonts w:ascii="Arial" w:hAnsi="Arial" w:cs="Arial"/>
                <w:color w:val="000000"/>
                <w:sz w:val="20"/>
                <w:szCs w:val="20"/>
              </w:rPr>
              <w:t>163 (37.0%)</w:t>
            </w:r>
          </w:p>
        </w:tc>
        <w:tc>
          <w:tcPr>
            <w:tcW w:w="1898" w:type="dxa"/>
            <w:hideMark/>
          </w:tcPr>
          <w:p w14:paraId="13B8826D" w14:textId="77777777" w:rsidR="0033582D" w:rsidRDefault="0033582D">
            <w:pPr>
              <w:jc w:val="center"/>
              <w:rPr>
                <w:rFonts w:ascii="Arial" w:hAnsi="Arial" w:cs="Arial"/>
                <w:color w:val="000000"/>
                <w:sz w:val="20"/>
                <w:szCs w:val="20"/>
              </w:rPr>
            </w:pPr>
            <w:r>
              <w:rPr>
                <w:rFonts w:ascii="Arial" w:hAnsi="Arial" w:cs="Arial"/>
                <w:color w:val="000000"/>
                <w:sz w:val="20"/>
                <w:szCs w:val="20"/>
              </w:rPr>
              <w:t>470 (30.5%)</w:t>
            </w:r>
          </w:p>
        </w:tc>
      </w:tr>
      <w:tr w:rsidR="0033582D" w14:paraId="74CC0E0C" w14:textId="77777777" w:rsidTr="0033582D">
        <w:trPr>
          <w:trHeight w:val="280"/>
        </w:trPr>
        <w:tc>
          <w:tcPr>
            <w:tcW w:w="2299" w:type="dxa"/>
            <w:hideMark/>
          </w:tcPr>
          <w:p w14:paraId="78FD3CB7" w14:textId="77777777" w:rsidR="0033582D" w:rsidRDefault="0033582D">
            <w:pPr>
              <w:rPr>
                <w:rFonts w:ascii="Arial" w:hAnsi="Arial" w:cs="Arial"/>
                <w:color w:val="000000"/>
                <w:sz w:val="20"/>
                <w:szCs w:val="20"/>
              </w:rPr>
            </w:pPr>
            <w:r>
              <w:rPr>
                <w:rFonts w:ascii="Arial" w:hAnsi="Arial" w:cs="Arial"/>
                <w:color w:val="000000"/>
                <w:sz w:val="20"/>
                <w:szCs w:val="20"/>
              </w:rPr>
              <w:t>Congestive heart failure</w:t>
            </w:r>
          </w:p>
        </w:tc>
        <w:tc>
          <w:tcPr>
            <w:tcW w:w="1113" w:type="dxa"/>
            <w:hideMark/>
          </w:tcPr>
          <w:p w14:paraId="260F20A2"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2D63ACC3" w14:textId="77777777" w:rsidR="0033582D" w:rsidRDefault="0033582D">
            <w:pPr>
              <w:jc w:val="center"/>
              <w:rPr>
                <w:rFonts w:ascii="Arial" w:hAnsi="Arial" w:cs="Arial"/>
                <w:color w:val="000000"/>
                <w:sz w:val="20"/>
                <w:szCs w:val="20"/>
              </w:rPr>
            </w:pPr>
            <w:r>
              <w:rPr>
                <w:rFonts w:ascii="Arial" w:hAnsi="Arial" w:cs="Arial"/>
                <w:color w:val="000000"/>
                <w:sz w:val="20"/>
                <w:szCs w:val="20"/>
              </w:rPr>
              <w:t>3170 (26.5%)</w:t>
            </w:r>
          </w:p>
        </w:tc>
        <w:tc>
          <w:tcPr>
            <w:tcW w:w="1750" w:type="dxa"/>
            <w:hideMark/>
          </w:tcPr>
          <w:p w14:paraId="63E77A5F" w14:textId="77777777" w:rsidR="0033582D" w:rsidRDefault="0033582D">
            <w:pPr>
              <w:jc w:val="center"/>
              <w:rPr>
                <w:rFonts w:ascii="Arial" w:hAnsi="Arial" w:cs="Arial"/>
                <w:color w:val="000000"/>
                <w:sz w:val="20"/>
                <w:szCs w:val="20"/>
              </w:rPr>
            </w:pPr>
            <w:r>
              <w:rPr>
                <w:rFonts w:ascii="Arial" w:hAnsi="Arial" w:cs="Arial"/>
                <w:color w:val="000000"/>
                <w:sz w:val="20"/>
                <w:szCs w:val="20"/>
              </w:rPr>
              <w:t>2192 (22.0%)</w:t>
            </w:r>
          </w:p>
        </w:tc>
        <w:tc>
          <w:tcPr>
            <w:tcW w:w="1558" w:type="dxa"/>
            <w:hideMark/>
          </w:tcPr>
          <w:p w14:paraId="424E7DEE" w14:textId="77777777" w:rsidR="0033582D" w:rsidRDefault="0033582D">
            <w:pPr>
              <w:jc w:val="center"/>
              <w:rPr>
                <w:rFonts w:ascii="Arial" w:hAnsi="Arial" w:cs="Arial"/>
                <w:color w:val="000000"/>
                <w:sz w:val="20"/>
                <w:szCs w:val="20"/>
              </w:rPr>
            </w:pPr>
            <w:r>
              <w:rPr>
                <w:rFonts w:ascii="Arial" w:hAnsi="Arial" w:cs="Arial"/>
                <w:color w:val="000000"/>
                <w:sz w:val="20"/>
                <w:szCs w:val="20"/>
              </w:rPr>
              <w:t>183 (41.5%)</w:t>
            </w:r>
          </w:p>
        </w:tc>
        <w:tc>
          <w:tcPr>
            <w:tcW w:w="1898" w:type="dxa"/>
            <w:hideMark/>
          </w:tcPr>
          <w:p w14:paraId="5841F11F" w14:textId="77777777" w:rsidR="0033582D" w:rsidRDefault="0033582D">
            <w:pPr>
              <w:jc w:val="center"/>
              <w:rPr>
                <w:rFonts w:ascii="Arial" w:hAnsi="Arial" w:cs="Arial"/>
                <w:color w:val="000000"/>
                <w:sz w:val="20"/>
                <w:szCs w:val="20"/>
              </w:rPr>
            </w:pPr>
            <w:r>
              <w:rPr>
                <w:rFonts w:ascii="Arial" w:hAnsi="Arial" w:cs="Arial"/>
                <w:color w:val="000000"/>
                <w:sz w:val="20"/>
                <w:szCs w:val="20"/>
              </w:rPr>
              <w:t>795 (51.6%)</w:t>
            </w:r>
          </w:p>
        </w:tc>
      </w:tr>
      <w:tr w:rsidR="0033582D" w14:paraId="3D00C18A" w14:textId="77777777" w:rsidTr="0033582D">
        <w:trPr>
          <w:trHeight w:val="280"/>
        </w:trPr>
        <w:tc>
          <w:tcPr>
            <w:tcW w:w="2299" w:type="dxa"/>
            <w:hideMark/>
          </w:tcPr>
          <w:p w14:paraId="5343CFC1" w14:textId="77777777" w:rsidR="0033582D" w:rsidRDefault="0033582D">
            <w:pPr>
              <w:rPr>
                <w:rFonts w:ascii="Arial" w:hAnsi="Arial" w:cs="Arial"/>
                <w:color w:val="000000"/>
                <w:sz w:val="20"/>
                <w:szCs w:val="20"/>
              </w:rPr>
            </w:pPr>
            <w:r>
              <w:rPr>
                <w:rFonts w:ascii="Arial" w:hAnsi="Arial" w:cs="Arial"/>
                <w:color w:val="000000"/>
                <w:sz w:val="20"/>
                <w:szCs w:val="20"/>
              </w:rPr>
              <w:t>Neuromuscular disease</w:t>
            </w:r>
          </w:p>
        </w:tc>
        <w:tc>
          <w:tcPr>
            <w:tcW w:w="1113" w:type="dxa"/>
            <w:hideMark/>
          </w:tcPr>
          <w:p w14:paraId="6B860071"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ECBED62" w14:textId="77777777" w:rsidR="0033582D" w:rsidRDefault="0033582D">
            <w:pPr>
              <w:jc w:val="center"/>
              <w:rPr>
                <w:rFonts w:ascii="Arial" w:hAnsi="Arial" w:cs="Arial"/>
                <w:color w:val="000000"/>
                <w:sz w:val="20"/>
                <w:szCs w:val="20"/>
              </w:rPr>
            </w:pPr>
            <w:r>
              <w:rPr>
                <w:rFonts w:ascii="Arial" w:hAnsi="Arial" w:cs="Arial"/>
                <w:color w:val="000000"/>
                <w:sz w:val="20"/>
                <w:szCs w:val="20"/>
              </w:rPr>
              <w:t>82 (0.7%)</w:t>
            </w:r>
          </w:p>
        </w:tc>
        <w:tc>
          <w:tcPr>
            <w:tcW w:w="1750" w:type="dxa"/>
            <w:hideMark/>
          </w:tcPr>
          <w:p w14:paraId="405E8585" w14:textId="77777777" w:rsidR="0033582D" w:rsidRDefault="0033582D">
            <w:pPr>
              <w:jc w:val="center"/>
              <w:rPr>
                <w:rFonts w:ascii="Arial" w:hAnsi="Arial" w:cs="Arial"/>
                <w:color w:val="000000"/>
                <w:sz w:val="20"/>
                <w:szCs w:val="20"/>
              </w:rPr>
            </w:pPr>
            <w:r>
              <w:rPr>
                <w:rFonts w:ascii="Arial" w:hAnsi="Arial" w:cs="Arial"/>
                <w:color w:val="000000"/>
                <w:sz w:val="20"/>
                <w:szCs w:val="20"/>
              </w:rPr>
              <w:t>53 (0.5%)</w:t>
            </w:r>
          </w:p>
        </w:tc>
        <w:tc>
          <w:tcPr>
            <w:tcW w:w="1558" w:type="dxa"/>
            <w:hideMark/>
          </w:tcPr>
          <w:p w14:paraId="05350CA5" w14:textId="77777777" w:rsidR="0033582D" w:rsidRDefault="0033582D">
            <w:pPr>
              <w:jc w:val="center"/>
              <w:rPr>
                <w:rFonts w:ascii="Arial" w:hAnsi="Arial" w:cs="Arial"/>
                <w:color w:val="000000"/>
                <w:sz w:val="20"/>
                <w:szCs w:val="20"/>
              </w:rPr>
            </w:pPr>
            <w:r>
              <w:rPr>
                <w:rFonts w:ascii="Arial" w:hAnsi="Arial" w:cs="Arial"/>
                <w:color w:val="000000"/>
                <w:sz w:val="20"/>
                <w:szCs w:val="20"/>
              </w:rPr>
              <w:t>5 (1.1%)</w:t>
            </w:r>
          </w:p>
        </w:tc>
        <w:tc>
          <w:tcPr>
            <w:tcW w:w="1898" w:type="dxa"/>
            <w:hideMark/>
          </w:tcPr>
          <w:p w14:paraId="5F32DACD" w14:textId="77777777" w:rsidR="0033582D" w:rsidRDefault="0033582D">
            <w:pPr>
              <w:jc w:val="center"/>
              <w:rPr>
                <w:rFonts w:ascii="Arial" w:hAnsi="Arial" w:cs="Arial"/>
                <w:color w:val="000000"/>
                <w:sz w:val="20"/>
                <w:szCs w:val="20"/>
              </w:rPr>
            </w:pPr>
            <w:r>
              <w:rPr>
                <w:rFonts w:ascii="Arial" w:hAnsi="Arial" w:cs="Arial"/>
                <w:color w:val="000000"/>
                <w:sz w:val="20"/>
                <w:szCs w:val="20"/>
              </w:rPr>
              <w:t>24 (1.6%)</w:t>
            </w:r>
          </w:p>
        </w:tc>
      </w:tr>
      <w:tr w:rsidR="0033582D" w14:paraId="3653D9AF" w14:textId="77777777" w:rsidTr="0033582D">
        <w:trPr>
          <w:trHeight w:val="560"/>
        </w:trPr>
        <w:tc>
          <w:tcPr>
            <w:tcW w:w="2299" w:type="dxa"/>
            <w:hideMark/>
          </w:tcPr>
          <w:p w14:paraId="610DA785" w14:textId="77777777" w:rsidR="0033582D" w:rsidRDefault="0033582D">
            <w:pPr>
              <w:rPr>
                <w:rFonts w:ascii="Arial" w:hAnsi="Arial" w:cs="Arial"/>
                <w:color w:val="000000"/>
                <w:sz w:val="20"/>
                <w:szCs w:val="20"/>
              </w:rPr>
            </w:pPr>
            <w:r>
              <w:rPr>
                <w:rFonts w:ascii="Arial" w:hAnsi="Arial" w:cs="Arial"/>
                <w:color w:val="000000"/>
                <w:sz w:val="20"/>
                <w:szCs w:val="20"/>
              </w:rPr>
              <w:t>Opioid/substance-related diagnosis</w:t>
            </w:r>
          </w:p>
        </w:tc>
        <w:tc>
          <w:tcPr>
            <w:tcW w:w="1113" w:type="dxa"/>
            <w:hideMark/>
          </w:tcPr>
          <w:p w14:paraId="63E071BB"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3477F9A9" w14:textId="77777777" w:rsidR="0033582D" w:rsidRDefault="0033582D">
            <w:pPr>
              <w:jc w:val="center"/>
              <w:rPr>
                <w:rFonts w:ascii="Arial" w:hAnsi="Arial" w:cs="Arial"/>
                <w:color w:val="000000"/>
                <w:sz w:val="20"/>
                <w:szCs w:val="20"/>
              </w:rPr>
            </w:pPr>
            <w:r>
              <w:rPr>
                <w:rFonts w:ascii="Arial" w:hAnsi="Arial" w:cs="Arial"/>
                <w:color w:val="000000"/>
                <w:sz w:val="20"/>
                <w:szCs w:val="20"/>
              </w:rPr>
              <w:t>528 (4.4%)</w:t>
            </w:r>
          </w:p>
        </w:tc>
        <w:tc>
          <w:tcPr>
            <w:tcW w:w="1750" w:type="dxa"/>
            <w:hideMark/>
          </w:tcPr>
          <w:p w14:paraId="79B1A35B" w14:textId="77777777" w:rsidR="0033582D" w:rsidRDefault="0033582D">
            <w:pPr>
              <w:jc w:val="center"/>
              <w:rPr>
                <w:rFonts w:ascii="Arial" w:hAnsi="Arial" w:cs="Arial"/>
                <w:color w:val="000000"/>
                <w:sz w:val="20"/>
                <w:szCs w:val="20"/>
              </w:rPr>
            </w:pPr>
            <w:r>
              <w:rPr>
                <w:rFonts w:ascii="Arial" w:hAnsi="Arial" w:cs="Arial"/>
                <w:color w:val="000000"/>
                <w:sz w:val="20"/>
                <w:szCs w:val="20"/>
              </w:rPr>
              <w:t>400 (4.0%)</w:t>
            </w:r>
          </w:p>
        </w:tc>
        <w:tc>
          <w:tcPr>
            <w:tcW w:w="1558" w:type="dxa"/>
            <w:hideMark/>
          </w:tcPr>
          <w:p w14:paraId="2ED4C788" w14:textId="77777777" w:rsidR="0033582D" w:rsidRDefault="0033582D">
            <w:pPr>
              <w:jc w:val="center"/>
              <w:rPr>
                <w:rFonts w:ascii="Arial" w:hAnsi="Arial" w:cs="Arial"/>
                <w:color w:val="000000"/>
                <w:sz w:val="20"/>
                <w:szCs w:val="20"/>
              </w:rPr>
            </w:pPr>
            <w:r>
              <w:rPr>
                <w:rFonts w:ascii="Arial" w:hAnsi="Arial" w:cs="Arial"/>
                <w:color w:val="000000"/>
                <w:sz w:val="20"/>
                <w:szCs w:val="20"/>
              </w:rPr>
              <w:t>22 (5.0%)</w:t>
            </w:r>
          </w:p>
        </w:tc>
        <w:tc>
          <w:tcPr>
            <w:tcW w:w="1898" w:type="dxa"/>
            <w:hideMark/>
          </w:tcPr>
          <w:p w14:paraId="33F76E6B" w14:textId="77777777" w:rsidR="0033582D" w:rsidRDefault="0033582D">
            <w:pPr>
              <w:jc w:val="center"/>
              <w:rPr>
                <w:rFonts w:ascii="Arial" w:hAnsi="Arial" w:cs="Arial"/>
                <w:color w:val="000000"/>
                <w:sz w:val="20"/>
                <w:szCs w:val="20"/>
              </w:rPr>
            </w:pPr>
            <w:r>
              <w:rPr>
                <w:rFonts w:ascii="Arial" w:hAnsi="Arial" w:cs="Arial"/>
                <w:color w:val="000000"/>
                <w:sz w:val="20"/>
                <w:szCs w:val="20"/>
              </w:rPr>
              <w:t>106 (6.9%)</w:t>
            </w:r>
          </w:p>
        </w:tc>
      </w:tr>
      <w:tr w:rsidR="0033582D" w14:paraId="7F7CE655" w14:textId="77777777" w:rsidTr="0033582D">
        <w:trPr>
          <w:trHeight w:val="280"/>
        </w:trPr>
        <w:tc>
          <w:tcPr>
            <w:tcW w:w="2299" w:type="dxa"/>
            <w:hideMark/>
          </w:tcPr>
          <w:p w14:paraId="49D2EE1C" w14:textId="77777777" w:rsidR="0033582D" w:rsidRDefault="0033582D">
            <w:pPr>
              <w:rPr>
                <w:rFonts w:ascii="Arial" w:hAnsi="Arial" w:cs="Arial"/>
                <w:color w:val="000000"/>
                <w:sz w:val="20"/>
                <w:szCs w:val="20"/>
              </w:rPr>
            </w:pPr>
            <w:r>
              <w:rPr>
                <w:rFonts w:ascii="Arial" w:hAnsi="Arial" w:cs="Arial"/>
                <w:color w:val="000000"/>
                <w:sz w:val="20"/>
                <w:szCs w:val="20"/>
              </w:rPr>
              <w:t>Pneumonia</w:t>
            </w:r>
          </w:p>
        </w:tc>
        <w:tc>
          <w:tcPr>
            <w:tcW w:w="1113" w:type="dxa"/>
            <w:hideMark/>
          </w:tcPr>
          <w:p w14:paraId="3C05725A"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3800B9CB" w14:textId="77777777" w:rsidR="0033582D" w:rsidRDefault="0033582D">
            <w:pPr>
              <w:jc w:val="center"/>
              <w:rPr>
                <w:rFonts w:ascii="Arial" w:hAnsi="Arial" w:cs="Arial"/>
                <w:color w:val="000000"/>
                <w:sz w:val="20"/>
                <w:szCs w:val="20"/>
              </w:rPr>
            </w:pPr>
            <w:r>
              <w:rPr>
                <w:rFonts w:ascii="Arial" w:hAnsi="Arial" w:cs="Arial"/>
                <w:color w:val="000000"/>
                <w:sz w:val="20"/>
                <w:szCs w:val="20"/>
              </w:rPr>
              <w:t>2009 (16.8%)</w:t>
            </w:r>
          </w:p>
        </w:tc>
        <w:tc>
          <w:tcPr>
            <w:tcW w:w="1750" w:type="dxa"/>
            <w:hideMark/>
          </w:tcPr>
          <w:p w14:paraId="0EE46516" w14:textId="77777777" w:rsidR="0033582D" w:rsidRDefault="0033582D">
            <w:pPr>
              <w:jc w:val="center"/>
              <w:rPr>
                <w:rFonts w:ascii="Arial" w:hAnsi="Arial" w:cs="Arial"/>
                <w:color w:val="000000"/>
                <w:sz w:val="20"/>
                <w:szCs w:val="20"/>
              </w:rPr>
            </w:pPr>
            <w:r>
              <w:rPr>
                <w:rFonts w:ascii="Arial" w:hAnsi="Arial" w:cs="Arial"/>
                <w:color w:val="000000"/>
                <w:sz w:val="20"/>
                <w:szCs w:val="20"/>
              </w:rPr>
              <w:t>1400 (14.1%)</w:t>
            </w:r>
          </w:p>
        </w:tc>
        <w:tc>
          <w:tcPr>
            <w:tcW w:w="1558" w:type="dxa"/>
            <w:hideMark/>
          </w:tcPr>
          <w:p w14:paraId="6B06A347" w14:textId="77777777" w:rsidR="0033582D" w:rsidRDefault="0033582D">
            <w:pPr>
              <w:jc w:val="center"/>
              <w:rPr>
                <w:rFonts w:ascii="Arial" w:hAnsi="Arial" w:cs="Arial"/>
                <w:color w:val="000000"/>
                <w:sz w:val="20"/>
                <w:szCs w:val="20"/>
              </w:rPr>
            </w:pPr>
            <w:r>
              <w:rPr>
                <w:rFonts w:ascii="Arial" w:hAnsi="Arial" w:cs="Arial"/>
                <w:color w:val="000000"/>
                <w:sz w:val="20"/>
                <w:szCs w:val="20"/>
              </w:rPr>
              <w:t>58 (13.2%)</w:t>
            </w:r>
          </w:p>
        </w:tc>
        <w:tc>
          <w:tcPr>
            <w:tcW w:w="1898" w:type="dxa"/>
            <w:hideMark/>
          </w:tcPr>
          <w:p w14:paraId="78B2D406" w14:textId="77777777" w:rsidR="0033582D" w:rsidRDefault="0033582D">
            <w:pPr>
              <w:jc w:val="center"/>
              <w:rPr>
                <w:rFonts w:ascii="Arial" w:hAnsi="Arial" w:cs="Arial"/>
                <w:color w:val="000000"/>
                <w:sz w:val="20"/>
                <w:szCs w:val="20"/>
              </w:rPr>
            </w:pPr>
            <w:r>
              <w:rPr>
                <w:rFonts w:ascii="Arial" w:hAnsi="Arial" w:cs="Arial"/>
                <w:color w:val="000000"/>
                <w:sz w:val="20"/>
                <w:szCs w:val="20"/>
              </w:rPr>
              <w:t>551 (35.7%)</w:t>
            </w:r>
          </w:p>
        </w:tc>
      </w:tr>
      <w:tr w:rsidR="0033582D" w14:paraId="33510607" w14:textId="77777777" w:rsidTr="0033582D">
        <w:trPr>
          <w:trHeight w:val="480"/>
        </w:trPr>
        <w:tc>
          <w:tcPr>
            <w:tcW w:w="2299" w:type="dxa"/>
            <w:hideMark/>
          </w:tcPr>
          <w:p w14:paraId="759D4A54" w14:textId="77777777" w:rsidR="0033582D" w:rsidRDefault="0033582D">
            <w:pPr>
              <w:rPr>
                <w:rFonts w:ascii="Arial" w:hAnsi="Arial" w:cs="Arial"/>
                <w:b/>
                <w:bCs/>
                <w:color w:val="0F172A"/>
                <w:sz w:val="20"/>
                <w:szCs w:val="20"/>
              </w:rPr>
            </w:pPr>
            <w:r>
              <w:rPr>
                <w:rFonts w:ascii="Arial" w:hAnsi="Arial" w:cs="Arial"/>
                <w:b/>
                <w:bCs/>
                <w:color w:val="0F172A"/>
                <w:sz w:val="20"/>
                <w:szCs w:val="20"/>
              </w:rPr>
              <w:t>Clinical outcomes</w:t>
            </w:r>
          </w:p>
        </w:tc>
        <w:tc>
          <w:tcPr>
            <w:tcW w:w="1113" w:type="dxa"/>
            <w:hideMark/>
          </w:tcPr>
          <w:p w14:paraId="2E3977AC"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6DB0BE66"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750" w:type="dxa"/>
            <w:hideMark/>
          </w:tcPr>
          <w:p w14:paraId="308542BF"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558" w:type="dxa"/>
            <w:hideMark/>
          </w:tcPr>
          <w:p w14:paraId="035E5E40"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c>
          <w:tcPr>
            <w:tcW w:w="1898" w:type="dxa"/>
            <w:hideMark/>
          </w:tcPr>
          <w:p w14:paraId="56526DF4" w14:textId="77777777" w:rsidR="0033582D" w:rsidRDefault="0033582D">
            <w:pPr>
              <w:jc w:val="center"/>
              <w:rPr>
                <w:rFonts w:ascii="Arial" w:hAnsi="Arial" w:cs="Arial"/>
                <w:b/>
                <w:bCs/>
                <w:color w:val="0F172A"/>
                <w:sz w:val="20"/>
                <w:szCs w:val="20"/>
              </w:rPr>
            </w:pPr>
            <w:r>
              <w:rPr>
                <w:rFonts w:ascii="Arial" w:hAnsi="Arial" w:cs="Arial"/>
                <w:b/>
                <w:bCs/>
                <w:color w:val="0F172A"/>
                <w:sz w:val="20"/>
                <w:szCs w:val="20"/>
              </w:rPr>
              <w:t> </w:t>
            </w:r>
          </w:p>
        </w:tc>
      </w:tr>
      <w:tr w:rsidR="0033582D" w14:paraId="783D62E1" w14:textId="77777777" w:rsidTr="0033582D">
        <w:trPr>
          <w:trHeight w:val="280"/>
        </w:trPr>
        <w:tc>
          <w:tcPr>
            <w:tcW w:w="2299" w:type="dxa"/>
            <w:hideMark/>
          </w:tcPr>
          <w:p w14:paraId="466112F5" w14:textId="77777777" w:rsidR="0033582D" w:rsidRDefault="0033582D">
            <w:pPr>
              <w:rPr>
                <w:rFonts w:ascii="Arial" w:hAnsi="Arial" w:cs="Arial"/>
                <w:color w:val="000000"/>
                <w:sz w:val="20"/>
                <w:szCs w:val="20"/>
              </w:rPr>
            </w:pPr>
            <w:r>
              <w:rPr>
                <w:rFonts w:ascii="Arial" w:hAnsi="Arial" w:cs="Arial"/>
                <w:color w:val="000000"/>
                <w:sz w:val="20"/>
                <w:szCs w:val="20"/>
              </w:rPr>
              <w:t>Hospital length of stay, days</w:t>
            </w:r>
          </w:p>
        </w:tc>
        <w:tc>
          <w:tcPr>
            <w:tcW w:w="1113" w:type="dxa"/>
            <w:hideMark/>
          </w:tcPr>
          <w:p w14:paraId="152127BC" w14:textId="77777777" w:rsidR="0033582D" w:rsidRDefault="0033582D">
            <w:pPr>
              <w:jc w:val="center"/>
              <w:rPr>
                <w:rFonts w:ascii="Arial" w:hAnsi="Arial" w:cs="Arial"/>
                <w:color w:val="000000"/>
                <w:sz w:val="20"/>
                <w:szCs w:val="20"/>
              </w:rPr>
            </w:pPr>
            <w:r>
              <w:rPr>
                <w:rFonts w:ascii="Arial" w:hAnsi="Arial" w:cs="Arial"/>
                <w:color w:val="000000"/>
                <w:sz w:val="20"/>
                <w:szCs w:val="20"/>
              </w:rPr>
              <w:t>median [IQR]</w:t>
            </w:r>
          </w:p>
        </w:tc>
        <w:tc>
          <w:tcPr>
            <w:tcW w:w="1750" w:type="dxa"/>
            <w:hideMark/>
          </w:tcPr>
          <w:p w14:paraId="33FE0BE6" w14:textId="77777777" w:rsidR="0033582D" w:rsidRDefault="0033582D">
            <w:pPr>
              <w:jc w:val="center"/>
              <w:rPr>
                <w:rFonts w:ascii="Arial" w:hAnsi="Arial" w:cs="Arial"/>
                <w:color w:val="000000"/>
                <w:sz w:val="20"/>
                <w:szCs w:val="20"/>
              </w:rPr>
            </w:pPr>
            <w:r>
              <w:rPr>
                <w:rFonts w:ascii="Arial" w:hAnsi="Arial" w:cs="Arial"/>
                <w:color w:val="000000"/>
                <w:sz w:val="20"/>
                <w:szCs w:val="20"/>
              </w:rPr>
              <w:t>8.8 [4.8-15.8]</w:t>
            </w:r>
          </w:p>
        </w:tc>
        <w:tc>
          <w:tcPr>
            <w:tcW w:w="1750" w:type="dxa"/>
            <w:hideMark/>
          </w:tcPr>
          <w:p w14:paraId="341B3DAA" w14:textId="77777777" w:rsidR="0033582D" w:rsidRDefault="0033582D">
            <w:pPr>
              <w:jc w:val="center"/>
              <w:rPr>
                <w:rFonts w:ascii="Arial" w:hAnsi="Arial" w:cs="Arial"/>
                <w:color w:val="000000"/>
                <w:sz w:val="20"/>
                <w:szCs w:val="20"/>
              </w:rPr>
            </w:pPr>
            <w:r>
              <w:rPr>
                <w:rFonts w:ascii="Arial" w:hAnsi="Arial" w:cs="Arial"/>
                <w:color w:val="000000"/>
                <w:sz w:val="20"/>
                <w:szCs w:val="20"/>
              </w:rPr>
              <w:t>8.9 [4.9-16.0]</w:t>
            </w:r>
          </w:p>
        </w:tc>
        <w:tc>
          <w:tcPr>
            <w:tcW w:w="1558" w:type="dxa"/>
            <w:hideMark/>
          </w:tcPr>
          <w:p w14:paraId="141964B3" w14:textId="77777777" w:rsidR="0033582D" w:rsidRDefault="0033582D">
            <w:pPr>
              <w:jc w:val="center"/>
              <w:rPr>
                <w:rFonts w:ascii="Arial" w:hAnsi="Arial" w:cs="Arial"/>
                <w:color w:val="000000"/>
                <w:sz w:val="20"/>
                <w:szCs w:val="20"/>
              </w:rPr>
            </w:pPr>
            <w:r>
              <w:rPr>
                <w:rFonts w:ascii="Arial" w:hAnsi="Arial" w:cs="Arial"/>
                <w:color w:val="000000"/>
                <w:sz w:val="20"/>
                <w:szCs w:val="20"/>
              </w:rPr>
              <w:t>4.4 [2.8-7.7]</w:t>
            </w:r>
          </w:p>
        </w:tc>
        <w:tc>
          <w:tcPr>
            <w:tcW w:w="1898" w:type="dxa"/>
            <w:hideMark/>
          </w:tcPr>
          <w:p w14:paraId="2D38D483" w14:textId="77777777" w:rsidR="0033582D" w:rsidRDefault="0033582D">
            <w:pPr>
              <w:jc w:val="center"/>
              <w:rPr>
                <w:rFonts w:ascii="Arial" w:hAnsi="Arial" w:cs="Arial"/>
                <w:color w:val="000000"/>
                <w:sz w:val="20"/>
                <w:szCs w:val="20"/>
              </w:rPr>
            </w:pPr>
            <w:r>
              <w:rPr>
                <w:rFonts w:ascii="Arial" w:hAnsi="Arial" w:cs="Arial"/>
                <w:color w:val="000000"/>
                <w:sz w:val="20"/>
                <w:szCs w:val="20"/>
              </w:rPr>
              <w:t>9.0 [5.0-16.6]</w:t>
            </w:r>
          </w:p>
        </w:tc>
      </w:tr>
      <w:tr w:rsidR="0033582D" w14:paraId="1BD2F2EF" w14:textId="77777777" w:rsidTr="0033582D">
        <w:trPr>
          <w:trHeight w:val="280"/>
        </w:trPr>
        <w:tc>
          <w:tcPr>
            <w:tcW w:w="2299" w:type="dxa"/>
            <w:hideMark/>
          </w:tcPr>
          <w:p w14:paraId="660741E7" w14:textId="77777777" w:rsidR="0033582D" w:rsidRDefault="0033582D">
            <w:pPr>
              <w:rPr>
                <w:rFonts w:ascii="Arial" w:hAnsi="Arial" w:cs="Arial"/>
                <w:color w:val="000000"/>
                <w:sz w:val="20"/>
                <w:szCs w:val="20"/>
              </w:rPr>
            </w:pPr>
            <w:r>
              <w:rPr>
                <w:rFonts w:ascii="Arial" w:hAnsi="Arial" w:cs="Arial"/>
                <w:color w:val="000000"/>
                <w:sz w:val="20"/>
                <w:szCs w:val="20"/>
              </w:rPr>
              <w:t>ICU length of stay, days</w:t>
            </w:r>
          </w:p>
        </w:tc>
        <w:tc>
          <w:tcPr>
            <w:tcW w:w="1113" w:type="dxa"/>
            <w:hideMark/>
          </w:tcPr>
          <w:p w14:paraId="3F7837F9" w14:textId="77777777" w:rsidR="0033582D" w:rsidRDefault="0033582D">
            <w:pPr>
              <w:jc w:val="center"/>
              <w:rPr>
                <w:rFonts w:ascii="Arial" w:hAnsi="Arial" w:cs="Arial"/>
                <w:color w:val="000000"/>
                <w:sz w:val="20"/>
                <w:szCs w:val="20"/>
              </w:rPr>
            </w:pPr>
            <w:r>
              <w:rPr>
                <w:rFonts w:ascii="Arial" w:hAnsi="Arial" w:cs="Arial"/>
                <w:color w:val="000000"/>
                <w:sz w:val="20"/>
                <w:szCs w:val="20"/>
              </w:rPr>
              <w:t>median [IQR]</w:t>
            </w:r>
          </w:p>
        </w:tc>
        <w:tc>
          <w:tcPr>
            <w:tcW w:w="1750" w:type="dxa"/>
            <w:hideMark/>
          </w:tcPr>
          <w:p w14:paraId="02082B5F" w14:textId="77777777" w:rsidR="0033582D" w:rsidRDefault="0033582D">
            <w:pPr>
              <w:jc w:val="center"/>
              <w:rPr>
                <w:rFonts w:ascii="Arial" w:hAnsi="Arial" w:cs="Arial"/>
                <w:color w:val="000000"/>
                <w:sz w:val="20"/>
                <w:szCs w:val="20"/>
              </w:rPr>
            </w:pPr>
            <w:r>
              <w:rPr>
                <w:rFonts w:ascii="Arial" w:hAnsi="Arial" w:cs="Arial"/>
                <w:color w:val="000000"/>
                <w:sz w:val="20"/>
                <w:szCs w:val="20"/>
              </w:rPr>
              <w:t>3.1 [1.6-6.7]</w:t>
            </w:r>
          </w:p>
        </w:tc>
        <w:tc>
          <w:tcPr>
            <w:tcW w:w="1750" w:type="dxa"/>
            <w:hideMark/>
          </w:tcPr>
          <w:p w14:paraId="0E747BCF" w14:textId="77777777" w:rsidR="0033582D" w:rsidRDefault="0033582D">
            <w:pPr>
              <w:jc w:val="center"/>
              <w:rPr>
                <w:rFonts w:ascii="Arial" w:hAnsi="Arial" w:cs="Arial"/>
                <w:color w:val="000000"/>
                <w:sz w:val="20"/>
                <w:szCs w:val="20"/>
              </w:rPr>
            </w:pPr>
            <w:r>
              <w:rPr>
                <w:rFonts w:ascii="Arial" w:hAnsi="Arial" w:cs="Arial"/>
                <w:color w:val="000000"/>
                <w:sz w:val="20"/>
                <w:szCs w:val="20"/>
              </w:rPr>
              <w:t>3.1 [1.6-6.8]</w:t>
            </w:r>
          </w:p>
        </w:tc>
        <w:tc>
          <w:tcPr>
            <w:tcW w:w="1558" w:type="dxa"/>
            <w:hideMark/>
          </w:tcPr>
          <w:p w14:paraId="25BE72B2" w14:textId="77777777" w:rsidR="0033582D" w:rsidRDefault="0033582D">
            <w:pPr>
              <w:jc w:val="center"/>
              <w:rPr>
                <w:rFonts w:ascii="Arial" w:hAnsi="Arial" w:cs="Arial"/>
                <w:color w:val="000000"/>
                <w:sz w:val="20"/>
                <w:szCs w:val="20"/>
              </w:rPr>
            </w:pPr>
            <w:r>
              <w:rPr>
                <w:rFonts w:ascii="Arial" w:hAnsi="Arial" w:cs="Arial"/>
                <w:color w:val="000000"/>
                <w:sz w:val="20"/>
                <w:szCs w:val="20"/>
              </w:rPr>
              <w:t>1.7 [0.9-3.2]</w:t>
            </w:r>
          </w:p>
        </w:tc>
        <w:tc>
          <w:tcPr>
            <w:tcW w:w="1898" w:type="dxa"/>
            <w:hideMark/>
          </w:tcPr>
          <w:p w14:paraId="1642CD84" w14:textId="77777777" w:rsidR="0033582D" w:rsidRDefault="0033582D">
            <w:pPr>
              <w:jc w:val="center"/>
              <w:rPr>
                <w:rFonts w:ascii="Arial" w:hAnsi="Arial" w:cs="Arial"/>
                <w:color w:val="000000"/>
                <w:sz w:val="20"/>
                <w:szCs w:val="20"/>
              </w:rPr>
            </w:pPr>
            <w:r>
              <w:rPr>
                <w:rFonts w:ascii="Arial" w:hAnsi="Arial" w:cs="Arial"/>
                <w:color w:val="000000"/>
                <w:sz w:val="20"/>
                <w:szCs w:val="20"/>
              </w:rPr>
              <w:t>3.1 [1.6-6.7]</w:t>
            </w:r>
          </w:p>
        </w:tc>
      </w:tr>
      <w:tr w:rsidR="0033582D" w14:paraId="3372AA0B" w14:textId="77777777" w:rsidTr="0033582D">
        <w:trPr>
          <w:trHeight w:val="280"/>
        </w:trPr>
        <w:tc>
          <w:tcPr>
            <w:tcW w:w="2299" w:type="dxa"/>
            <w:hideMark/>
          </w:tcPr>
          <w:p w14:paraId="06BE7439" w14:textId="77777777" w:rsidR="0033582D" w:rsidRDefault="0033582D">
            <w:pPr>
              <w:rPr>
                <w:rFonts w:ascii="Arial" w:hAnsi="Arial" w:cs="Arial"/>
                <w:color w:val="000000"/>
                <w:sz w:val="20"/>
                <w:szCs w:val="20"/>
              </w:rPr>
            </w:pPr>
            <w:r>
              <w:rPr>
                <w:rFonts w:ascii="Arial" w:hAnsi="Arial" w:cs="Arial"/>
                <w:color w:val="000000"/>
                <w:sz w:val="20"/>
                <w:szCs w:val="20"/>
              </w:rPr>
              <w:t>Invasive mechanical ventilation</w:t>
            </w:r>
          </w:p>
        </w:tc>
        <w:tc>
          <w:tcPr>
            <w:tcW w:w="1113" w:type="dxa"/>
            <w:hideMark/>
          </w:tcPr>
          <w:p w14:paraId="537D676D"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CF5ADB2" w14:textId="77777777" w:rsidR="0033582D" w:rsidRDefault="0033582D">
            <w:pPr>
              <w:jc w:val="center"/>
              <w:rPr>
                <w:rFonts w:ascii="Arial" w:hAnsi="Arial" w:cs="Arial"/>
                <w:color w:val="000000"/>
                <w:sz w:val="20"/>
                <w:szCs w:val="20"/>
              </w:rPr>
            </w:pPr>
            <w:r>
              <w:rPr>
                <w:rFonts w:ascii="Arial" w:hAnsi="Arial" w:cs="Arial"/>
                <w:color w:val="000000"/>
                <w:sz w:val="20"/>
                <w:szCs w:val="20"/>
              </w:rPr>
              <w:t>6725 (56.3%)</w:t>
            </w:r>
          </w:p>
        </w:tc>
        <w:tc>
          <w:tcPr>
            <w:tcW w:w="1750" w:type="dxa"/>
            <w:hideMark/>
          </w:tcPr>
          <w:p w14:paraId="48154B1F" w14:textId="77777777" w:rsidR="0033582D" w:rsidRDefault="0033582D">
            <w:pPr>
              <w:jc w:val="center"/>
              <w:rPr>
                <w:rFonts w:ascii="Arial" w:hAnsi="Arial" w:cs="Arial"/>
                <w:color w:val="000000"/>
                <w:sz w:val="20"/>
                <w:szCs w:val="20"/>
              </w:rPr>
            </w:pPr>
            <w:r>
              <w:rPr>
                <w:rFonts w:ascii="Arial" w:hAnsi="Arial" w:cs="Arial"/>
                <w:color w:val="000000"/>
                <w:sz w:val="20"/>
                <w:szCs w:val="20"/>
              </w:rPr>
              <w:t>5792 (58.2%)</w:t>
            </w:r>
          </w:p>
        </w:tc>
        <w:tc>
          <w:tcPr>
            <w:tcW w:w="1558" w:type="dxa"/>
            <w:hideMark/>
          </w:tcPr>
          <w:p w14:paraId="73EFCCB5" w14:textId="77777777" w:rsidR="0033582D" w:rsidRDefault="0033582D">
            <w:pPr>
              <w:jc w:val="center"/>
              <w:rPr>
                <w:rFonts w:ascii="Arial" w:hAnsi="Arial" w:cs="Arial"/>
                <w:color w:val="000000"/>
                <w:sz w:val="20"/>
                <w:szCs w:val="20"/>
              </w:rPr>
            </w:pPr>
            <w:r>
              <w:rPr>
                <w:rFonts w:ascii="Arial" w:hAnsi="Arial" w:cs="Arial"/>
                <w:color w:val="000000"/>
                <w:sz w:val="20"/>
                <w:szCs w:val="20"/>
              </w:rPr>
              <w:t>84 (19.0%)</w:t>
            </w:r>
          </w:p>
        </w:tc>
        <w:tc>
          <w:tcPr>
            <w:tcW w:w="1898" w:type="dxa"/>
            <w:hideMark/>
          </w:tcPr>
          <w:p w14:paraId="518D43E6" w14:textId="77777777" w:rsidR="0033582D" w:rsidRDefault="0033582D">
            <w:pPr>
              <w:jc w:val="center"/>
              <w:rPr>
                <w:rFonts w:ascii="Arial" w:hAnsi="Arial" w:cs="Arial"/>
                <w:color w:val="000000"/>
                <w:sz w:val="20"/>
                <w:szCs w:val="20"/>
              </w:rPr>
            </w:pPr>
            <w:r>
              <w:rPr>
                <w:rFonts w:ascii="Arial" w:hAnsi="Arial" w:cs="Arial"/>
                <w:color w:val="000000"/>
                <w:sz w:val="20"/>
                <w:szCs w:val="20"/>
              </w:rPr>
              <w:t>849 (55.1%)</w:t>
            </w:r>
          </w:p>
        </w:tc>
      </w:tr>
      <w:tr w:rsidR="0033582D" w14:paraId="47280500" w14:textId="77777777" w:rsidTr="0033582D">
        <w:trPr>
          <w:trHeight w:val="280"/>
        </w:trPr>
        <w:tc>
          <w:tcPr>
            <w:tcW w:w="2299" w:type="dxa"/>
            <w:hideMark/>
          </w:tcPr>
          <w:p w14:paraId="50F23984" w14:textId="77777777" w:rsidR="0033582D" w:rsidRDefault="0033582D">
            <w:pPr>
              <w:rPr>
                <w:rFonts w:ascii="Arial" w:hAnsi="Arial" w:cs="Arial"/>
                <w:color w:val="000000"/>
                <w:sz w:val="20"/>
                <w:szCs w:val="20"/>
              </w:rPr>
            </w:pPr>
            <w:r>
              <w:rPr>
                <w:rFonts w:ascii="Arial" w:hAnsi="Arial" w:cs="Arial"/>
                <w:color w:val="000000"/>
                <w:sz w:val="20"/>
                <w:szCs w:val="20"/>
              </w:rPr>
              <w:t>Non-invasive ventilation</w:t>
            </w:r>
          </w:p>
        </w:tc>
        <w:tc>
          <w:tcPr>
            <w:tcW w:w="1113" w:type="dxa"/>
            <w:hideMark/>
          </w:tcPr>
          <w:p w14:paraId="77956EC4"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3AC75209" w14:textId="77777777" w:rsidR="0033582D" w:rsidRDefault="0033582D">
            <w:pPr>
              <w:jc w:val="center"/>
              <w:rPr>
                <w:rFonts w:ascii="Arial" w:hAnsi="Arial" w:cs="Arial"/>
                <w:color w:val="000000"/>
                <w:sz w:val="20"/>
                <w:szCs w:val="20"/>
              </w:rPr>
            </w:pPr>
            <w:r>
              <w:rPr>
                <w:rFonts w:ascii="Arial" w:hAnsi="Arial" w:cs="Arial"/>
                <w:color w:val="000000"/>
                <w:sz w:val="20"/>
                <w:szCs w:val="20"/>
              </w:rPr>
              <w:t>5155 (43.2%)</w:t>
            </w:r>
          </w:p>
        </w:tc>
        <w:tc>
          <w:tcPr>
            <w:tcW w:w="1750" w:type="dxa"/>
            <w:hideMark/>
          </w:tcPr>
          <w:p w14:paraId="0BA2EE47" w14:textId="77777777" w:rsidR="0033582D" w:rsidRDefault="0033582D">
            <w:pPr>
              <w:jc w:val="center"/>
              <w:rPr>
                <w:rFonts w:ascii="Arial" w:hAnsi="Arial" w:cs="Arial"/>
                <w:color w:val="000000"/>
                <w:sz w:val="20"/>
                <w:szCs w:val="20"/>
              </w:rPr>
            </w:pPr>
            <w:r>
              <w:rPr>
                <w:rFonts w:ascii="Arial" w:hAnsi="Arial" w:cs="Arial"/>
                <w:color w:val="000000"/>
                <w:sz w:val="20"/>
                <w:szCs w:val="20"/>
              </w:rPr>
              <w:t>4163 (41.8%)</w:t>
            </w:r>
          </w:p>
        </w:tc>
        <w:tc>
          <w:tcPr>
            <w:tcW w:w="1558" w:type="dxa"/>
            <w:hideMark/>
          </w:tcPr>
          <w:p w14:paraId="049BC674" w14:textId="77777777" w:rsidR="0033582D" w:rsidRDefault="0033582D">
            <w:pPr>
              <w:jc w:val="center"/>
              <w:rPr>
                <w:rFonts w:ascii="Arial" w:hAnsi="Arial" w:cs="Arial"/>
                <w:color w:val="000000"/>
                <w:sz w:val="20"/>
                <w:szCs w:val="20"/>
              </w:rPr>
            </w:pPr>
            <w:r>
              <w:rPr>
                <w:rFonts w:ascii="Arial" w:hAnsi="Arial" w:cs="Arial"/>
                <w:color w:val="000000"/>
                <w:sz w:val="20"/>
                <w:szCs w:val="20"/>
              </w:rPr>
              <w:t>80 (18.1%)</w:t>
            </w:r>
          </w:p>
        </w:tc>
        <w:tc>
          <w:tcPr>
            <w:tcW w:w="1898" w:type="dxa"/>
            <w:hideMark/>
          </w:tcPr>
          <w:p w14:paraId="67190D81" w14:textId="77777777" w:rsidR="0033582D" w:rsidRDefault="0033582D">
            <w:pPr>
              <w:jc w:val="center"/>
              <w:rPr>
                <w:rFonts w:ascii="Arial" w:hAnsi="Arial" w:cs="Arial"/>
                <w:color w:val="000000"/>
                <w:sz w:val="20"/>
                <w:szCs w:val="20"/>
              </w:rPr>
            </w:pPr>
            <w:r>
              <w:rPr>
                <w:rFonts w:ascii="Arial" w:hAnsi="Arial" w:cs="Arial"/>
                <w:color w:val="000000"/>
                <w:sz w:val="20"/>
                <w:szCs w:val="20"/>
              </w:rPr>
              <w:t>912 (59.1%)</w:t>
            </w:r>
          </w:p>
        </w:tc>
      </w:tr>
      <w:tr w:rsidR="0033582D" w14:paraId="56F4284E" w14:textId="77777777" w:rsidTr="0033582D">
        <w:trPr>
          <w:trHeight w:val="280"/>
        </w:trPr>
        <w:tc>
          <w:tcPr>
            <w:tcW w:w="2299" w:type="dxa"/>
            <w:hideMark/>
          </w:tcPr>
          <w:p w14:paraId="6554A37E" w14:textId="77777777" w:rsidR="0033582D" w:rsidRDefault="0033582D">
            <w:pPr>
              <w:rPr>
                <w:rFonts w:ascii="Arial" w:hAnsi="Arial" w:cs="Arial"/>
                <w:color w:val="000000"/>
                <w:sz w:val="20"/>
                <w:szCs w:val="20"/>
              </w:rPr>
            </w:pPr>
            <w:r>
              <w:rPr>
                <w:rFonts w:ascii="Arial" w:hAnsi="Arial" w:cs="Arial"/>
                <w:color w:val="000000"/>
                <w:sz w:val="20"/>
                <w:szCs w:val="20"/>
              </w:rPr>
              <w:t>Any mechanical ventilation</w:t>
            </w:r>
          </w:p>
        </w:tc>
        <w:tc>
          <w:tcPr>
            <w:tcW w:w="1113" w:type="dxa"/>
            <w:hideMark/>
          </w:tcPr>
          <w:p w14:paraId="7B111873"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59E3E165" w14:textId="77777777" w:rsidR="0033582D" w:rsidRDefault="0033582D">
            <w:pPr>
              <w:jc w:val="center"/>
              <w:rPr>
                <w:rFonts w:ascii="Arial" w:hAnsi="Arial" w:cs="Arial"/>
                <w:color w:val="000000"/>
                <w:sz w:val="20"/>
                <w:szCs w:val="20"/>
              </w:rPr>
            </w:pPr>
            <w:r>
              <w:rPr>
                <w:rFonts w:ascii="Arial" w:hAnsi="Arial" w:cs="Arial"/>
                <w:color w:val="000000"/>
                <w:sz w:val="20"/>
                <w:szCs w:val="20"/>
              </w:rPr>
              <w:t>7626 (63.9%)</w:t>
            </w:r>
          </w:p>
        </w:tc>
        <w:tc>
          <w:tcPr>
            <w:tcW w:w="1750" w:type="dxa"/>
            <w:hideMark/>
          </w:tcPr>
          <w:p w14:paraId="164AD602" w14:textId="77777777" w:rsidR="0033582D" w:rsidRDefault="0033582D">
            <w:pPr>
              <w:jc w:val="center"/>
              <w:rPr>
                <w:rFonts w:ascii="Arial" w:hAnsi="Arial" w:cs="Arial"/>
                <w:color w:val="000000"/>
                <w:sz w:val="20"/>
                <w:szCs w:val="20"/>
              </w:rPr>
            </w:pPr>
            <w:r>
              <w:rPr>
                <w:rFonts w:ascii="Arial" w:hAnsi="Arial" w:cs="Arial"/>
                <w:color w:val="000000"/>
                <w:sz w:val="20"/>
                <w:szCs w:val="20"/>
              </w:rPr>
              <w:t>6306 (63.3%)</w:t>
            </w:r>
          </w:p>
        </w:tc>
        <w:tc>
          <w:tcPr>
            <w:tcW w:w="1558" w:type="dxa"/>
            <w:hideMark/>
          </w:tcPr>
          <w:p w14:paraId="5000B6EF" w14:textId="77777777" w:rsidR="0033582D" w:rsidRDefault="0033582D">
            <w:pPr>
              <w:jc w:val="center"/>
              <w:rPr>
                <w:rFonts w:ascii="Arial" w:hAnsi="Arial" w:cs="Arial"/>
                <w:color w:val="000000"/>
                <w:sz w:val="20"/>
                <w:szCs w:val="20"/>
              </w:rPr>
            </w:pPr>
            <w:r>
              <w:rPr>
                <w:rFonts w:ascii="Arial" w:hAnsi="Arial" w:cs="Arial"/>
                <w:color w:val="000000"/>
                <w:sz w:val="20"/>
                <w:szCs w:val="20"/>
              </w:rPr>
              <w:t>133 (30.2%)</w:t>
            </w:r>
          </w:p>
        </w:tc>
        <w:tc>
          <w:tcPr>
            <w:tcW w:w="1898" w:type="dxa"/>
            <w:hideMark/>
          </w:tcPr>
          <w:p w14:paraId="4676CF1B" w14:textId="77777777" w:rsidR="0033582D" w:rsidRDefault="0033582D">
            <w:pPr>
              <w:jc w:val="center"/>
              <w:rPr>
                <w:rFonts w:ascii="Arial" w:hAnsi="Arial" w:cs="Arial"/>
                <w:color w:val="000000"/>
                <w:sz w:val="20"/>
                <w:szCs w:val="20"/>
              </w:rPr>
            </w:pPr>
            <w:r>
              <w:rPr>
                <w:rFonts w:ascii="Arial" w:hAnsi="Arial" w:cs="Arial"/>
                <w:color w:val="000000"/>
                <w:sz w:val="20"/>
                <w:szCs w:val="20"/>
              </w:rPr>
              <w:t>1187 (77.0%)</w:t>
            </w:r>
          </w:p>
        </w:tc>
      </w:tr>
      <w:tr w:rsidR="0033582D" w14:paraId="03A9EA29" w14:textId="77777777" w:rsidTr="0033582D">
        <w:trPr>
          <w:trHeight w:val="280"/>
        </w:trPr>
        <w:tc>
          <w:tcPr>
            <w:tcW w:w="2299" w:type="dxa"/>
            <w:hideMark/>
          </w:tcPr>
          <w:p w14:paraId="6FBB2EF2" w14:textId="77777777" w:rsidR="0033582D" w:rsidRDefault="0033582D">
            <w:pPr>
              <w:rPr>
                <w:rFonts w:ascii="Arial" w:hAnsi="Arial" w:cs="Arial"/>
                <w:color w:val="000000"/>
                <w:sz w:val="20"/>
                <w:szCs w:val="20"/>
              </w:rPr>
            </w:pPr>
            <w:r>
              <w:rPr>
                <w:rFonts w:ascii="Arial" w:hAnsi="Arial" w:cs="Arial"/>
                <w:color w:val="000000"/>
                <w:sz w:val="20"/>
                <w:szCs w:val="20"/>
              </w:rPr>
              <w:t>In-hospital death</w:t>
            </w:r>
          </w:p>
        </w:tc>
        <w:tc>
          <w:tcPr>
            <w:tcW w:w="1113" w:type="dxa"/>
            <w:hideMark/>
          </w:tcPr>
          <w:p w14:paraId="7B04E85B" w14:textId="77777777" w:rsidR="0033582D" w:rsidRDefault="0033582D">
            <w:pPr>
              <w:jc w:val="center"/>
              <w:rPr>
                <w:rFonts w:ascii="Arial" w:hAnsi="Arial" w:cs="Arial"/>
                <w:color w:val="000000"/>
                <w:sz w:val="20"/>
                <w:szCs w:val="20"/>
              </w:rPr>
            </w:pPr>
            <w:r>
              <w:rPr>
                <w:rFonts w:ascii="Arial" w:hAnsi="Arial" w:cs="Arial"/>
                <w:color w:val="000000"/>
                <w:sz w:val="20"/>
                <w:szCs w:val="20"/>
              </w:rPr>
              <w:t>n (%)</w:t>
            </w:r>
          </w:p>
        </w:tc>
        <w:tc>
          <w:tcPr>
            <w:tcW w:w="1750" w:type="dxa"/>
            <w:hideMark/>
          </w:tcPr>
          <w:p w14:paraId="0652E139" w14:textId="77777777" w:rsidR="0033582D" w:rsidRDefault="0033582D">
            <w:pPr>
              <w:jc w:val="center"/>
              <w:rPr>
                <w:rFonts w:ascii="Arial" w:hAnsi="Arial" w:cs="Arial"/>
                <w:color w:val="000000"/>
                <w:sz w:val="20"/>
                <w:szCs w:val="20"/>
              </w:rPr>
            </w:pPr>
            <w:r>
              <w:rPr>
                <w:rFonts w:ascii="Arial" w:hAnsi="Arial" w:cs="Arial"/>
                <w:color w:val="000000"/>
                <w:sz w:val="20"/>
                <w:szCs w:val="20"/>
              </w:rPr>
              <w:t>2110 (17.7%)</w:t>
            </w:r>
          </w:p>
        </w:tc>
        <w:tc>
          <w:tcPr>
            <w:tcW w:w="1750" w:type="dxa"/>
            <w:hideMark/>
          </w:tcPr>
          <w:p w14:paraId="34970C6B" w14:textId="77777777" w:rsidR="0033582D" w:rsidRDefault="0033582D">
            <w:pPr>
              <w:jc w:val="center"/>
              <w:rPr>
                <w:rFonts w:ascii="Arial" w:hAnsi="Arial" w:cs="Arial"/>
                <w:color w:val="000000"/>
                <w:sz w:val="20"/>
                <w:szCs w:val="20"/>
              </w:rPr>
            </w:pPr>
            <w:r>
              <w:rPr>
                <w:rFonts w:ascii="Arial" w:hAnsi="Arial" w:cs="Arial"/>
                <w:color w:val="000000"/>
                <w:sz w:val="20"/>
                <w:szCs w:val="20"/>
              </w:rPr>
              <w:t>1802 (18.1%)</w:t>
            </w:r>
          </w:p>
        </w:tc>
        <w:tc>
          <w:tcPr>
            <w:tcW w:w="1558" w:type="dxa"/>
            <w:hideMark/>
          </w:tcPr>
          <w:p w14:paraId="21C42E01" w14:textId="77777777" w:rsidR="0033582D" w:rsidRDefault="0033582D">
            <w:pPr>
              <w:jc w:val="center"/>
              <w:rPr>
                <w:rFonts w:ascii="Arial" w:hAnsi="Arial" w:cs="Arial"/>
                <w:color w:val="000000"/>
                <w:sz w:val="20"/>
                <w:szCs w:val="20"/>
              </w:rPr>
            </w:pPr>
            <w:r>
              <w:rPr>
                <w:rFonts w:ascii="Arial" w:hAnsi="Arial" w:cs="Arial"/>
                <w:color w:val="000000"/>
                <w:sz w:val="20"/>
                <w:szCs w:val="20"/>
              </w:rPr>
              <w:t>26 (5.9%)</w:t>
            </w:r>
          </w:p>
        </w:tc>
        <w:tc>
          <w:tcPr>
            <w:tcW w:w="1898" w:type="dxa"/>
            <w:hideMark/>
          </w:tcPr>
          <w:p w14:paraId="7E259AA0" w14:textId="77777777" w:rsidR="0033582D" w:rsidRDefault="0033582D">
            <w:pPr>
              <w:jc w:val="center"/>
              <w:rPr>
                <w:rFonts w:ascii="Arial" w:hAnsi="Arial" w:cs="Arial"/>
                <w:color w:val="000000"/>
                <w:sz w:val="20"/>
                <w:szCs w:val="20"/>
              </w:rPr>
            </w:pPr>
            <w:r>
              <w:rPr>
                <w:rFonts w:ascii="Arial" w:hAnsi="Arial" w:cs="Arial"/>
                <w:color w:val="000000"/>
                <w:sz w:val="20"/>
                <w:szCs w:val="20"/>
              </w:rPr>
              <w:t>282 (18.3%)</w:t>
            </w:r>
          </w:p>
        </w:tc>
      </w:tr>
    </w:tbl>
    <w:p w14:paraId="7518D481" w14:textId="27906A22" w:rsidR="00E176E2" w:rsidRDefault="00E176E2" w:rsidP="00B3524F">
      <w:pPr>
        <w:spacing w:before="100" w:beforeAutospacing="1" w:after="100" w:afterAutospacing="1"/>
      </w:pPr>
    </w:p>
    <w:p w14:paraId="61AF3D54" w14:textId="02FD5AD1" w:rsidR="00E176E2" w:rsidRPr="00E176E2" w:rsidRDefault="00E176E2" w:rsidP="00E176E2">
      <w:pPr>
        <w:spacing w:before="100" w:beforeAutospacing="1" w:after="100" w:afterAutospacing="1"/>
        <w:rPr>
          <w:b/>
          <w:bCs/>
        </w:rPr>
      </w:pPr>
      <w:r w:rsidRPr="00E176E2">
        <w:rPr>
          <w:b/>
          <w:bCs/>
        </w:rPr>
        <w:t>Table 2: NLP-derived NHAMCS RFV category prevalence</w:t>
      </w:r>
    </w:p>
    <w:p w14:paraId="7E214459" w14:textId="519FAE6F" w:rsidR="00E176E2" w:rsidRDefault="00E176E2">
      <w:pPr>
        <w:spacing w:before="100" w:beforeAutospacing="1" w:after="100" w:afterAutospacing="1" w:line="480" w:lineRule="auto"/>
        <w:pPrChange w:id="265" w:author="Reyan Merdad" w:date="2026-08-14T10:18:00Z" w16du:dateUtc="2026-08-14T16:18:00Z">
          <w:pPr>
            <w:spacing w:before="100" w:beforeAutospacing="1" w:after="100" w:afterAutospacing="1"/>
          </w:pPr>
        </w:pPrChange>
      </w:pPr>
      <w:r>
        <w:lastRenderedPageBreak/>
        <w:t>NHAMCS RFV category prevalences are shown after primary multi-label NLP classification. RFV category prevalences are admission-level, not mutually exclusive, and may sum to more than 100% because a single admission could contribute to more than one RFV category. Percentages use the analytic cohort denominator (N = 11941). Confidence intervals are patient-cluster bootstrap 95% confidence intervals. NLP, natural language processing; RFV, reason for visit.</w:t>
      </w:r>
      <w:r w:rsidR="00384393">
        <w:t xml:space="preserve"> </w:t>
      </w:r>
      <w:r w:rsidR="00384393" w:rsidRPr="00384393">
        <w:t>Group definitions and examples are provided in Supplementary Appendix 1.</w:t>
      </w:r>
    </w:p>
    <w:tbl>
      <w:tblPr>
        <w:tblStyle w:val="TableGrid"/>
        <w:tblW w:w="0" w:type="auto"/>
        <w:tblLook w:val="04A0" w:firstRow="1" w:lastRow="0" w:firstColumn="1" w:lastColumn="0" w:noHBand="0" w:noVBand="1"/>
      </w:tblPr>
      <w:tblGrid>
        <w:gridCol w:w="3112"/>
        <w:gridCol w:w="1421"/>
        <w:gridCol w:w="1519"/>
        <w:gridCol w:w="1280"/>
      </w:tblGrid>
      <w:tr w:rsidR="00405DF6" w:rsidRPr="003D5E28" w14:paraId="4707399F" w14:textId="77777777" w:rsidTr="003D5E28">
        <w:trPr>
          <w:trHeight w:val="200"/>
        </w:trPr>
        <w:tc>
          <w:tcPr>
            <w:tcW w:w="0" w:type="auto"/>
          </w:tcPr>
          <w:p w14:paraId="2C0C88F1" w14:textId="77777777" w:rsidR="00405DF6" w:rsidRPr="003D5E28" w:rsidRDefault="00405DF6">
            <w:pPr>
              <w:jc w:val="center"/>
              <w:rPr>
                <w:color w:val="000000" w:themeColor="text1"/>
                <w:sz w:val="22"/>
                <w:szCs w:val="22"/>
              </w:rPr>
            </w:pPr>
            <w:r w:rsidRPr="003D5E28">
              <w:rPr>
                <w:b/>
                <w:color w:val="000000" w:themeColor="text1"/>
                <w:sz w:val="22"/>
                <w:szCs w:val="22"/>
              </w:rPr>
              <w:t>NHAMCS RFV category</w:t>
            </w:r>
          </w:p>
        </w:tc>
        <w:tc>
          <w:tcPr>
            <w:tcW w:w="0" w:type="auto"/>
          </w:tcPr>
          <w:p w14:paraId="77EE59EB" w14:textId="77777777" w:rsidR="00405DF6" w:rsidRPr="003D5E28" w:rsidRDefault="00405DF6">
            <w:pPr>
              <w:jc w:val="center"/>
              <w:rPr>
                <w:color w:val="000000" w:themeColor="text1"/>
                <w:sz w:val="22"/>
                <w:szCs w:val="22"/>
              </w:rPr>
            </w:pPr>
            <w:r w:rsidRPr="003D5E28">
              <w:rPr>
                <w:b/>
                <w:color w:val="000000" w:themeColor="text1"/>
                <w:sz w:val="22"/>
                <w:szCs w:val="22"/>
              </w:rPr>
              <w:t>n admissions</w:t>
            </w:r>
          </w:p>
        </w:tc>
        <w:tc>
          <w:tcPr>
            <w:tcW w:w="0" w:type="auto"/>
          </w:tcPr>
          <w:p w14:paraId="0DFC7A72" w14:textId="77777777" w:rsidR="00405DF6" w:rsidRPr="003D5E28" w:rsidRDefault="00405DF6">
            <w:pPr>
              <w:jc w:val="center"/>
              <w:rPr>
                <w:color w:val="000000" w:themeColor="text1"/>
                <w:sz w:val="22"/>
                <w:szCs w:val="22"/>
              </w:rPr>
            </w:pPr>
            <w:r w:rsidRPr="003D5E28">
              <w:rPr>
                <w:b/>
                <w:color w:val="000000" w:themeColor="text1"/>
                <w:sz w:val="22"/>
                <w:szCs w:val="22"/>
              </w:rPr>
              <w:t>% admissions</w:t>
            </w:r>
          </w:p>
        </w:tc>
        <w:tc>
          <w:tcPr>
            <w:tcW w:w="0" w:type="auto"/>
          </w:tcPr>
          <w:p w14:paraId="29F21473" w14:textId="77777777" w:rsidR="00405DF6" w:rsidRPr="003D5E28" w:rsidRDefault="00405DF6">
            <w:pPr>
              <w:jc w:val="center"/>
              <w:rPr>
                <w:color w:val="000000" w:themeColor="text1"/>
                <w:sz w:val="22"/>
                <w:szCs w:val="22"/>
              </w:rPr>
            </w:pPr>
            <w:r w:rsidRPr="003D5E28">
              <w:rPr>
                <w:b/>
                <w:color w:val="000000" w:themeColor="text1"/>
                <w:sz w:val="22"/>
                <w:szCs w:val="22"/>
              </w:rPr>
              <w:t>95% CI</w:t>
            </w:r>
          </w:p>
        </w:tc>
      </w:tr>
      <w:tr w:rsidR="00405DF6" w:rsidRPr="003D5E28" w14:paraId="49CC5B3A" w14:textId="77777777" w:rsidTr="003D5E28">
        <w:trPr>
          <w:trHeight w:val="200"/>
        </w:trPr>
        <w:tc>
          <w:tcPr>
            <w:tcW w:w="0" w:type="auto"/>
          </w:tcPr>
          <w:p w14:paraId="7B3A6B4A" w14:textId="77777777" w:rsidR="00405DF6" w:rsidRPr="003D5E28" w:rsidRDefault="00405DF6">
            <w:pPr>
              <w:rPr>
                <w:color w:val="000000" w:themeColor="text1"/>
                <w:sz w:val="22"/>
                <w:szCs w:val="22"/>
              </w:rPr>
            </w:pPr>
            <w:r w:rsidRPr="003D5E28">
              <w:rPr>
                <w:color w:val="000000" w:themeColor="text1"/>
                <w:sz w:val="22"/>
                <w:szCs w:val="22"/>
              </w:rPr>
              <w:t>Symptom – Respiratory</w:t>
            </w:r>
          </w:p>
        </w:tc>
        <w:tc>
          <w:tcPr>
            <w:tcW w:w="0" w:type="auto"/>
          </w:tcPr>
          <w:p w14:paraId="0B32F09E" w14:textId="77777777" w:rsidR="00405DF6" w:rsidRPr="003D5E28" w:rsidRDefault="00405DF6">
            <w:pPr>
              <w:jc w:val="center"/>
              <w:rPr>
                <w:color w:val="000000" w:themeColor="text1"/>
                <w:sz w:val="22"/>
                <w:szCs w:val="22"/>
              </w:rPr>
            </w:pPr>
            <w:r w:rsidRPr="003D5E28">
              <w:rPr>
                <w:color w:val="000000" w:themeColor="text1"/>
                <w:sz w:val="22"/>
                <w:szCs w:val="22"/>
              </w:rPr>
              <w:t>3611</w:t>
            </w:r>
          </w:p>
        </w:tc>
        <w:tc>
          <w:tcPr>
            <w:tcW w:w="0" w:type="auto"/>
          </w:tcPr>
          <w:p w14:paraId="3C45A51B" w14:textId="77777777" w:rsidR="00405DF6" w:rsidRPr="003D5E28" w:rsidRDefault="00405DF6">
            <w:pPr>
              <w:jc w:val="center"/>
              <w:rPr>
                <w:color w:val="000000" w:themeColor="text1"/>
                <w:sz w:val="22"/>
                <w:szCs w:val="22"/>
              </w:rPr>
            </w:pPr>
            <w:r w:rsidRPr="003D5E28">
              <w:rPr>
                <w:color w:val="000000" w:themeColor="text1"/>
                <w:sz w:val="22"/>
                <w:szCs w:val="22"/>
              </w:rPr>
              <w:t>30.24</w:t>
            </w:r>
          </w:p>
        </w:tc>
        <w:tc>
          <w:tcPr>
            <w:tcW w:w="0" w:type="auto"/>
          </w:tcPr>
          <w:p w14:paraId="56DBD021" w14:textId="77777777" w:rsidR="00405DF6" w:rsidRPr="003D5E28" w:rsidRDefault="00405DF6">
            <w:pPr>
              <w:jc w:val="center"/>
              <w:rPr>
                <w:color w:val="000000" w:themeColor="text1"/>
                <w:sz w:val="22"/>
                <w:szCs w:val="22"/>
              </w:rPr>
            </w:pPr>
            <w:r w:rsidRPr="003D5E28">
              <w:rPr>
                <w:color w:val="000000" w:themeColor="text1"/>
                <w:sz w:val="22"/>
                <w:szCs w:val="22"/>
              </w:rPr>
              <w:t>29.25-31.16</w:t>
            </w:r>
          </w:p>
        </w:tc>
      </w:tr>
      <w:tr w:rsidR="00405DF6" w:rsidRPr="003D5E28" w14:paraId="3DE29118" w14:textId="77777777" w:rsidTr="003D5E28">
        <w:trPr>
          <w:trHeight w:val="200"/>
        </w:trPr>
        <w:tc>
          <w:tcPr>
            <w:tcW w:w="0" w:type="auto"/>
          </w:tcPr>
          <w:p w14:paraId="3FD4A6B9" w14:textId="77777777" w:rsidR="00405DF6" w:rsidRPr="003D5E28" w:rsidRDefault="00405DF6">
            <w:pPr>
              <w:rPr>
                <w:color w:val="000000" w:themeColor="text1"/>
                <w:sz w:val="22"/>
                <w:szCs w:val="22"/>
              </w:rPr>
            </w:pPr>
            <w:r w:rsidRPr="003D5E28">
              <w:rPr>
                <w:color w:val="000000" w:themeColor="text1"/>
                <w:sz w:val="22"/>
                <w:szCs w:val="22"/>
              </w:rPr>
              <w:t>Administrative</w:t>
            </w:r>
          </w:p>
        </w:tc>
        <w:tc>
          <w:tcPr>
            <w:tcW w:w="0" w:type="auto"/>
          </w:tcPr>
          <w:p w14:paraId="5C0CDB33" w14:textId="77777777" w:rsidR="00405DF6" w:rsidRPr="003D5E28" w:rsidRDefault="00405DF6">
            <w:pPr>
              <w:jc w:val="center"/>
              <w:rPr>
                <w:color w:val="000000" w:themeColor="text1"/>
                <w:sz w:val="22"/>
                <w:szCs w:val="22"/>
              </w:rPr>
            </w:pPr>
            <w:r w:rsidRPr="003D5E28">
              <w:rPr>
                <w:color w:val="000000" w:themeColor="text1"/>
                <w:sz w:val="22"/>
                <w:szCs w:val="22"/>
              </w:rPr>
              <w:t>2095</w:t>
            </w:r>
          </w:p>
        </w:tc>
        <w:tc>
          <w:tcPr>
            <w:tcW w:w="0" w:type="auto"/>
          </w:tcPr>
          <w:p w14:paraId="7442251E" w14:textId="77777777" w:rsidR="00405DF6" w:rsidRPr="003D5E28" w:rsidRDefault="00405DF6">
            <w:pPr>
              <w:jc w:val="center"/>
              <w:rPr>
                <w:color w:val="000000" w:themeColor="text1"/>
                <w:sz w:val="22"/>
                <w:szCs w:val="22"/>
              </w:rPr>
            </w:pPr>
            <w:r w:rsidRPr="003D5E28">
              <w:rPr>
                <w:color w:val="000000" w:themeColor="text1"/>
                <w:sz w:val="22"/>
                <w:szCs w:val="22"/>
              </w:rPr>
              <w:t>17.54</w:t>
            </w:r>
          </w:p>
        </w:tc>
        <w:tc>
          <w:tcPr>
            <w:tcW w:w="0" w:type="auto"/>
          </w:tcPr>
          <w:p w14:paraId="2896D7D3" w14:textId="77777777" w:rsidR="00405DF6" w:rsidRPr="003D5E28" w:rsidRDefault="00405DF6">
            <w:pPr>
              <w:jc w:val="center"/>
              <w:rPr>
                <w:color w:val="000000" w:themeColor="text1"/>
                <w:sz w:val="22"/>
                <w:szCs w:val="22"/>
              </w:rPr>
            </w:pPr>
            <w:r w:rsidRPr="003D5E28">
              <w:rPr>
                <w:color w:val="000000" w:themeColor="text1"/>
                <w:sz w:val="22"/>
                <w:szCs w:val="22"/>
              </w:rPr>
              <w:t>16.84-18.27</w:t>
            </w:r>
          </w:p>
        </w:tc>
      </w:tr>
      <w:tr w:rsidR="00405DF6" w:rsidRPr="003D5E28" w14:paraId="3D4AABA6" w14:textId="77777777" w:rsidTr="003D5E28">
        <w:trPr>
          <w:trHeight w:val="200"/>
        </w:trPr>
        <w:tc>
          <w:tcPr>
            <w:tcW w:w="0" w:type="auto"/>
          </w:tcPr>
          <w:p w14:paraId="37E51E96" w14:textId="77777777" w:rsidR="00405DF6" w:rsidRPr="003D5E28" w:rsidRDefault="00405DF6">
            <w:pPr>
              <w:rPr>
                <w:color w:val="000000" w:themeColor="text1"/>
                <w:sz w:val="22"/>
                <w:szCs w:val="22"/>
              </w:rPr>
            </w:pPr>
            <w:r w:rsidRPr="003D5E28">
              <w:rPr>
                <w:color w:val="000000" w:themeColor="text1"/>
                <w:sz w:val="22"/>
                <w:szCs w:val="22"/>
              </w:rPr>
              <w:t>Symptom – Digestive</w:t>
            </w:r>
          </w:p>
        </w:tc>
        <w:tc>
          <w:tcPr>
            <w:tcW w:w="0" w:type="auto"/>
          </w:tcPr>
          <w:p w14:paraId="6BD3244D" w14:textId="77777777" w:rsidR="00405DF6" w:rsidRPr="003D5E28" w:rsidRDefault="00405DF6">
            <w:pPr>
              <w:jc w:val="center"/>
              <w:rPr>
                <w:color w:val="000000" w:themeColor="text1"/>
                <w:sz w:val="22"/>
                <w:szCs w:val="22"/>
              </w:rPr>
            </w:pPr>
            <w:r w:rsidRPr="003D5E28">
              <w:rPr>
                <w:color w:val="000000" w:themeColor="text1"/>
                <w:sz w:val="22"/>
                <w:szCs w:val="22"/>
              </w:rPr>
              <w:t>1675</w:t>
            </w:r>
          </w:p>
        </w:tc>
        <w:tc>
          <w:tcPr>
            <w:tcW w:w="0" w:type="auto"/>
          </w:tcPr>
          <w:p w14:paraId="1E248693" w14:textId="77777777" w:rsidR="00405DF6" w:rsidRPr="003D5E28" w:rsidRDefault="00405DF6">
            <w:pPr>
              <w:jc w:val="center"/>
              <w:rPr>
                <w:color w:val="000000" w:themeColor="text1"/>
                <w:sz w:val="22"/>
                <w:szCs w:val="22"/>
              </w:rPr>
            </w:pPr>
            <w:r w:rsidRPr="003D5E28">
              <w:rPr>
                <w:color w:val="000000" w:themeColor="text1"/>
                <w:sz w:val="22"/>
                <w:szCs w:val="22"/>
              </w:rPr>
              <w:t>14.03</w:t>
            </w:r>
          </w:p>
        </w:tc>
        <w:tc>
          <w:tcPr>
            <w:tcW w:w="0" w:type="auto"/>
          </w:tcPr>
          <w:p w14:paraId="7A4B7EC1" w14:textId="77777777" w:rsidR="00405DF6" w:rsidRPr="003D5E28" w:rsidRDefault="00405DF6">
            <w:pPr>
              <w:jc w:val="center"/>
              <w:rPr>
                <w:color w:val="000000" w:themeColor="text1"/>
                <w:sz w:val="22"/>
                <w:szCs w:val="22"/>
              </w:rPr>
            </w:pPr>
            <w:r w:rsidRPr="003D5E28">
              <w:rPr>
                <w:color w:val="000000" w:themeColor="text1"/>
                <w:sz w:val="22"/>
                <w:szCs w:val="22"/>
              </w:rPr>
              <w:t>13.40-14.72</w:t>
            </w:r>
          </w:p>
        </w:tc>
      </w:tr>
      <w:tr w:rsidR="00405DF6" w:rsidRPr="003D5E28" w14:paraId="0EF74353" w14:textId="77777777" w:rsidTr="003D5E28">
        <w:trPr>
          <w:trHeight w:val="200"/>
        </w:trPr>
        <w:tc>
          <w:tcPr>
            <w:tcW w:w="0" w:type="auto"/>
          </w:tcPr>
          <w:p w14:paraId="74A7CA9B" w14:textId="77777777" w:rsidR="00405DF6" w:rsidRPr="003D5E28" w:rsidRDefault="00405DF6">
            <w:pPr>
              <w:rPr>
                <w:color w:val="000000" w:themeColor="text1"/>
                <w:sz w:val="22"/>
                <w:szCs w:val="22"/>
              </w:rPr>
            </w:pPr>
            <w:r w:rsidRPr="003D5E28">
              <w:rPr>
                <w:color w:val="000000" w:themeColor="text1"/>
                <w:sz w:val="22"/>
                <w:szCs w:val="22"/>
              </w:rPr>
              <w:t>Injuries &amp; adverse effects</w:t>
            </w:r>
          </w:p>
        </w:tc>
        <w:tc>
          <w:tcPr>
            <w:tcW w:w="0" w:type="auto"/>
          </w:tcPr>
          <w:p w14:paraId="64148B33" w14:textId="77777777" w:rsidR="00405DF6" w:rsidRPr="003D5E28" w:rsidRDefault="00405DF6">
            <w:pPr>
              <w:jc w:val="center"/>
              <w:rPr>
                <w:color w:val="000000" w:themeColor="text1"/>
                <w:sz w:val="22"/>
                <w:szCs w:val="22"/>
              </w:rPr>
            </w:pPr>
            <w:r w:rsidRPr="003D5E28">
              <w:rPr>
                <w:color w:val="000000" w:themeColor="text1"/>
                <w:sz w:val="22"/>
                <w:szCs w:val="22"/>
              </w:rPr>
              <w:t>1672</w:t>
            </w:r>
          </w:p>
        </w:tc>
        <w:tc>
          <w:tcPr>
            <w:tcW w:w="0" w:type="auto"/>
          </w:tcPr>
          <w:p w14:paraId="032D1D24" w14:textId="77777777" w:rsidR="00405DF6" w:rsidRPr="003D5E28" w:rsidRDefault="00405DF6">
            <w:pPr>
              <w:jc w:val="center"/>
              <w:rPr>
                <w:color w:val="000000" w:themeColor="text1"/>
                <w:sz w:val="22"/>
                <w:szCs w:val="22"/>
              </w:rPr>
            </w:pPr>
            <w:r w:rsidRPr="003D5E28">
              <w:rPr>
                <w:color w:val="000000" w:themeColor="text1"/>
                <w:sz w:val="22"/>
                <w:szCs w:val="22"/>
              </w:rPr>
              <w:t>14.0</w:t>
            </w:r>
          </w:p>
        </w:tc>
        <w:tc>
          <w:tcPr>
            <w:tcW w:w="0" w:type="auto"/>
          </w:tcPr>
          <w:p w14:paraId="74C399FC" w14:textId="77777777" w:rsidR="00405DF6" w:rsidRPr="003D5E28" w:rsidRDefault="00405DF6">
            <w:pPr>
              <w:jc w:val="center"/>
              <w:rPr>
                <w:color w:val="000000" w:themeColor="text1"/>
                <w:sz w:val="22"/>
                <w:szCs w:val="22"/>
              </w:rPr>
            </w:pPr>
            <w:r w:rsidRPr="003D5E28">
              <w:rPr>
                <w:color w:val="000000" w:themeColor="text1"/>
                <w:sz w:val="22"/>
                <w:szCs w:val="22"/>
              </w:rPr>
              <w:t>13.36-14.62</w:t>
            </w:r>
          </w:p>
        </w:tc>
      </w:tr>
      <w:tr w:rsidR="00405DF6" w:rsidRPr="003D5E28" w14:paraId="00AC85AB" w14:textId="77777777" w:rsidTr="003D5E28">
        <w:trPr>
          <w:trHeight w:val="200"/>
        </w:trPr>
        <w:tc>
          <w:tcPr>
            <w:tcW w:w="0" w:type="auto"/>
          </w:tcPr>
          <w:p w14:paraId="3EDE8B6A" w14:textId="77777777" w:rsidR="00405DF6" w:rsidRPr="003D5E28" w:rsidRDefault="00405DF6">
            <w:pPr>
              <w:rPr>
                <w:color w:val="000000" w:themeColor="text1"/>
                <w:sz w:val="22"/>
                <w:szCs w:val="22"/>
              </w:rPr>
            </w:pPr>
            <w:r w:rsidRPr="003D5E28">
              <w:rPr>
                <w:color w:val="000000" w:themeColor="text1"/>
                <w:sz w:val="22"/>
                <w:szCs w:val="22"/>
              </w:rPr>
              <w:t>Symptom – Nervous</w:t>
            </w:r>
          </w:p>
        </w:tc>
        <w:tc>
          <w:tcPr>
            <w:tcW w:w="0" w:type="auto"/>
          </w:tcPr>
          <w:p w14:paraId="7A972730" w14:textId="77777777" w:rsidR="00405DF6" w:rsidRPr="003D5E28" w:rsidRDefault="00405DF6">
            <w:pPr>
              <w:jc w:val="center"/>
              <w:rPr>
                <w:color w:val="000000" w:themeColor="text1"/>
                <w:sz w:val="22"/>
                <w:szCs w:val="22"/>
              </w:rPr>
            </w:pPr>
            <w:r w:rsidRPr="003D5E28">
              <w:rPr>
                <w:color w:val="000000" w:themeColor="text1"/>
                <w:sz w:val="22"/>
                <w:szCs w:val="22"/>
              </w:rPr>
              <w:t>1651</w:t>
            </w:r>
          </w:p>
        </w:tc>
        <w:tc>
          <w:tcPr>
            <w:tcW w:w="0" w:type="auto"/>
          </w:tcPr>
          <w:p w14:paraId="13C759CC" w14:textId="77777777" w:rsidR="00405DF6" w:rsidRPr="003D5E28" w:rsidRDefault="00405DF6">
            <w:pPr>
              <w:jc w:val="center"/>
              <w:rPr>
                <w:color w:val="000000" w:themeColor="text1"/>
                <w:sz w:val="22"/>
                <w:szCs w:val="22"/>
              </w:rPr>
            </w:pPr>
            <w:r w:rsidRPr="003D5E28">
              <w:rPr>
                <w:color w:val="000000" w:themeColor="text1"/>
                <w:sz w:val="22"/>
                <w:szCs w:val="22"/>
              </w:rPr>
              <w:t>13.83</w:t>
            </w:r>
          </w:p>
        </w:tc>
        <w:tc>
          <w:tcPr>
            <w:tcW w:w="0" w:type="auto"/>
          </w:tcPr>
          <w:p w14:paraId="61CC963D" w14:textId="77777777" w:rsidR="00405DF6" w:rsidRPr="003D5E28" w:rsidRDefault="00405DF6">
            <w:pPr>
              <w:jc w:val="center"/>
              <w:rPr>
                <w:color w:val="000000" w:themeColor="text1"/>
                <w:sz w:val="22"/>
                <w:szCs w:val="22"/>
              </w:rPr>
            </w:pPr>
            <w:r w:rsidRPr="003D5E28">
              <w:rPr>
                <w:color w:val="000000" w:themeColor="text1"/>
                <w:sz w:val="22"/>
                <w:szCs w:val="22"/>
              </w:rPr>
              <w:t>13.19-14.45</w:t>
            </w:r>
          </w:p>
        </w:tc>
      </w:tr>
      <w:tr w:rsidR="00405DF6" w:rsidRPr="003D5E28" w14:paraId="41FE2B19" w14:textId="77777777" w:rsidTr="003D5E28">
        <w:trPr>
          <w:trHeight w:val="200"/>
        </w:trPr>
        <w:tc>
          <w:tcPr>
            <w:tcW w:w="0" w:type="auto"/>
          </w:tcPr>
          <w:p w14:paraId="7590ACFC" w14:textId="77777777" w:rsidR="00405DF6" w:rsidRPr="003D5E28" w:rsidRDefault="00405DF6">
            <w:pPr>
              <w:rPr>
                <w:color w:val="000000" w:themeColor="text1"/>
                <w:sz w:val="22"/>
                <w:szCs w:val="22"/>
              </w:rPr>
            </w:pPr>
            <w:r w:rsidRPr="003D5E28">
              <w:rPr>
                <w:color w:val="000000" w:themeColor="text1"/>
                <w:sz w:val="22"/>
                <w:szCs w:val="22"/>
              </w:rPr>
              <w:t>Symptom – Circulatory</w:t>
            </w:r>
          </w:p>
        </w:tc>
        <w:tc>
          <w:tcPr>
            <w:tcW w:w="0" w:type="auto"/>
          </w:tcPr>
          <w:p w14:paraId="4A4944C5" w14:textId="77777777" w:rsidR="00405DF6" w:rsidRPr="003D5E28" w:rsidRDefault="00405DF6">
            <w:pPr>
              <w:jc w:val="center"/>
              <w:rPr>
                <w:color w:val="000000" w:themeColor="text1"/>
                <w:sz w:val="22"/>
                <w:szCs w:val="22"/>
              </w:rPr>
            </w:pPr>
            <w:r w:rsidRPr="003D5E28">
              <w:rPr>
                <w:color w:val="000000" w:themeColor="text1"/>
                <w:sz w:val="22"/>
                <w:szCs w:val="22"/>
              </w:rPr>
              <w:t>1490</w:t>
            </w:r>
          </w:p>
        </w:tc>
        <w:tc>
          <w:tcPr>
            <w:tcW w:w="0" w:type="auto"/>
          </w:tcPr>
          <w:p w14:paraId="77E01D4B" w14:textId="77777777" w:rsidR="00405DF6" w:rsidRPr="003D5E28" w:rsidRDefault="00405DF6">
            <w:pPr>
              <w:jc w:val="center"/>
              <w:rPr>
                <w:color w:val="000000" w:themeColor="text1"/>
                <w:sz w:val="22"/>
                <w:szCs w:val="22"/>
              </w:rPr>
            </w:pPr>
            <w:r w:rsidRPr="003D5E28">
              <w:rPr>
                <w:color w:val="000000" w:themeColor="text1"/>
                <w:sz w:val="22"/>
                <w:szCs w:val="22"/>
              </w:rPr>
              <w:t>12.48</w:t>
            </w:r>
          </w:p>
        </w:tc>
        <w:tc>
          <w:tcPr>
            <w:tcW w:w="0" w:type="auto"/>
          </w:tcPr>
          <w:p w14:paraId="6BD0BD61" w14:textId="77777777" w:rsidR="00405DF6" w:rsidRPr="003D5E28" w:rsidRDefault="00405DF6">
            <w:pPr>
              <w:jc w:val="center"/>
              <w:rPr>
                <w:color w:val="000000" w:themeColor="text1"/>
                <w:sz w:val="22"/>
                <w:szCs w:val="22"/>
              </w:rPr>
            </w:pPr>
            <w:r w:rsidRPr="003D5E28">
              <w:rPr>
                <w:color w:val="000000" w:themeColor="text1"/>
                <w:sz w:val="22"/>
                <w:szCs w:val="22"/>
              </w:rPr>
              <w:t>11.86-13.12</w:t>
            </w:r>
          </w:p>
        </w:tc>
      </w:tr>
      <w:tr w:rsidR="00405DF6" w:rsidRPr="003D5E28" w14:paraId="6C07BE06" w14:textId="77777777" w:rsidTr="003D5E28">
        <w:trPr>
          <w:trHeight w:val="200"/>
        </w:trPr>
        <w:tc>
          <w:tcPr>
            <w:tcW w:w="0" w:type="auto"/>
          </w:tcPr>
          <w:p w14:paraId="4EC83779" w14:textId="77777777" w:rsidR="00405DF6" w:rsidRPr="003D5E28" w:rsidRDefault="00405DF6">
            <w:pPr>
              <w:rPr>
                <w:color w:val="000000" w:themeColor="text1"/>
                <w:sz w:val="22"/>
                <w:szCs w:val="22"/>
              </w:rPr>
            </w:pPr>
            <w:r w:rsidRPr="003D5E28">
              <w:rPr>
                <w:color w:val="000000" w:themeColor="text1"/>
                <w:sz w:val="22"/>
                <w:szCs w:val="22"/>
              </w:rPr>
              <w:t>Diseases (patient-stated)</w:t>
            </w:r>
          </w:p>
        </w:tc>
        <w:tc>
          <w:tcPr>
            <w:tcW w:w="0" w:type="auto"/>
          </w:tcPr>
          <w:p w14:paraId="7204EB2E" w14:textId="77777777" w:rsidR="00405DF6" w:rsidRPr="003D5E28" w:rsidRDefault="00405DF6">
            <w:pPr>
              <w:jc w:val="center"/>
              <w:rPr>
                <w:color w:val="000000" w:themeColor="text1"/>
                <w:sz w:val="22"/>
                <w:szCs w:val="22"/>
              </w:rPr>
            </w:pPr>
            <w:r w:rsidRPr="003D5E28">
              <w:rPr>
                <w:color w:val="000000" w:themeColor="text1"/>
                <w:sz w:val="22"/>
                <w:szCs w:val="22"/>
              </w:rPr>
              <w:t>1327</w:t>
            </w:r>
          </w:p>
        </w:tc>
        <w:tc>
          <w:tcPr>
            <w:tcW w:w="0" w:type="auto"/>
          </w:tcPr>
          <w:p w14:paraId="41BF35D4" w14:textId="77777777" w:rsidR="00405DF6" w:rsidRPr="003D5E28" w:rsidRDefault="00405DF6">
            <w:pPr>
              <w:jc w:val="center"/>
              <w:rPr>
                <w:color w:val="000000" w:themeColor="text1"/>
                <w:sz w:val="22"/>
                <w:szCs w:val="22"/>
              </w:rPr>
            </w:pPr>
            <w:r w:rsidRPr="003D5E28">
              <w:rPr>
                <w:color w:val="000000" w:themeColor="text1"/>
                <w:sz w:val="22"/>
                <w:szCs w:val="22"/>
              </w:rPr>
              <w:t>11.11</w:t>
            </w:r>
          </w:p>
        </w:tc>
        <w:tc>
          <w:tcPr>
            <w:tcW w:w="0" w:type="auto"/>
          </w:tcPr>
          <w:p w14:paraId="5F80D211" w14:textId="77777777" w:rsidR="00405DF6" w:rsidRPr="003D5E28" w:rsidRDefault="00405DF6">
            <w:pPr>
              <w:jc w:val="center"/>
              <w:rPr>
                <w:color w:val="000000" w:themeColor="text1"/>
                <w:sz w:val="22"/>
                <w:szCs w:val="22"/>
              </w:rPr>
            </w:pPr>
            <w:r w:rsidRPr="003D5E28">
              <w:rPr>
                <w:color w:val="000000" w:themeColor="text1"/>
                <w:sz w:val="22"/>
                <w:szCs w:val="22"/>
              </w:rPr>
              <w:t>10.53-11.73</w:t>
            </w:r>
          </w:p>
        </w:tc>
      </w:tr>
      <w:tr w:rsidR="00405DF6" w:rsidRPr="003D5E28" w14:paraId="147F30E1" w14:textId="77777777" w:rsidTr="003D5E28">
        <w:trPr>
          <w:trHeight w:val="200"/>
        </w:trPr>
        <w:tc>
          <w:tcPr>
            <w:tcW w:w="0" w:type="auto"/>
          </w:tcPr>
          <w:p w14:paraId="0011E2F2" w14:textId="77777777" w:rsidR="00405DF6" w:rsidRPr="003D5E28" w:rsidRDefault="00405DF6">
            <w:pPr>
              <w:rPr>
                <w:color w:val="000000" w:themeColor="text1"/>
                <w:sz w:val="22"/>
                <w:szCs w:val="22"/>
              </w:rPr>
            </w:pPr>
            <w:r w:rsidRPr="003D5E28">
              <w:rPr>
                <w:color w:val="000000" w:themeColor="text1"/>
                <w:sz w:val="22"/>
                <w:szCs w:val="22"/>
              </w:rPr>
              <w:t>Symptom – General</w:t>
            </w:r>
          </w:p>
        </w:tc>
        <w:tc>
          <w:tcPr>
            <w:tcW w:w="0" w:type="auto"/>
          </w:tcPr>
          <w:p w14:paraId="493C0DA5" w14:textId="77777777" w:rsidR="00405DF6" w:rsidRPr="003D5E28" w:rsidRDefault="00405DF6">
            <w:pPr>
              <w:jc w:val="center"/>
              <w:rPr>
                <w:color w:val="000000" w:themeColor="text1"/>
                <w:sz w:val="22"/>
                <w:szCs w:val="22"/>
              </w:rPr>
            </w:pPr>
            <w:r w:rsidRPr="003D5E28">
              <w:rPr>
                <w:color w:val="000000" w:themeColor="text1"/>
                <w:sz w:val="22"/>
                <w:szCs w:val="22"/>
              </w:rPr>
              <w:t>1225</w:t>
            </w:r>
          </w:p>
        </w:tc>
        <w:tc>
          <w:tcPr>
            <w:tcW w:w="0" w:type="auto"/>
          </w:tcPr>
          <w:p w14:paraId="1FE44178" w14:textId="77777777" w:rsidR="00405DF6" w:rsidRPr="003D5E28" w:rsidRDefault="00405DF6">
            <w:pPr>
              <w:jc w:val="center"/>
              <w:rPr>
                <w:color w:val="000000" w:themeColor="text1"/>
                <w:sz w:val="22"/>
                <w:szCs w:val="22"/>
              </w:rPr>
            </w:pPr>
            <w:r w:rsidRPr="003D5E28">
              <w:rPr>
                <w:color w:val="000000" w:themeColor="text1"/>
                <w:sz w:val="22"/>
                <w:szCs w:val="22"/>
              </w:rPr>
              <w:t>10.26</w:t>
            </w:r>
          </w:p>
        </w:tc>
        <w:tc>
          <w:tcPr>
            <w:tcW w:w="0" w:type="auto"/>
          </w:tcPr>
          <w:p w14:paraId="12B0677F" w14:textId="77777777" w:rsidR="00405DF6" w:rsidRPr="003D5E28" w:rsidRDefault="00405DF6">
            <w:pPr>
              <w:jc w:val="center"/>
              <w:rPr>
                <w:color w:val="000000" w:themeColor="text1"/>
                <w:sz w:val="22"/>
                <w:szCs w:val="22"/>
              </w:rPr>
            </w:pPr>
            <w:r w:rsidRPr="003D5E28">
              <w:rPr>
                <w:color w:val="000000" w:themeColor="text1"/>
                <w:sz w:val="22"/>
                <w:szCs w:val="22"/>
              </w:rPr>
              <w:t>9.72-10.84</w:t>
            </w:r>
          </w:p>
        </w:tc>
      </w:tr>
      <w:tr w:rsidR="00405DF6" w:rsidRPr="003D5E28" w14:paraId="11DDCE8A" w14:textId="77777777" w:rsidTr="003D5E28">
        <w:trPr>
          <w:trHeight w:val="200"/>
        </w:trPr>
        <w:tc>
          <w:tcPr>
            <w:tcW w:w="0" w:type="auto"/>
          </w:tcPr>
          <w:p w14:paraId="6E82F4FD" w14:textId="77777777" w:rsidR="00405DF6" w:rsidRPr="003D5E28" w:rsidRDefault="00405DF6">
            <w:pPr>
              <w:rPr>
                <w:color w:val="000000" w:themeColor="text1"/>
                <w:sz w:val="22"/>
                <w:szCs w:val="22"/>
              </w:rPr>
            </w:pPr>
            <w:r w:rsidRPr="003D5E28">
              <w:rPr>
                <w:color w:val="000000" w:themeColor="text1"/>
                <w:sz w:val="22"/>
                <w:szCs w:val="22"/>
              </w:rPr>
              <w:t>Abnormal test result</w:t>
            </w:r>
          </w:p>
        </w:tc>
        <w:tc>
          <w:tcPr>
            <w:tcW w:w="0" w:type="auto"/>
          </w:tcPr>
          <w:p w14:paraId="30FD722A" w14:textId="77777777" w:rsidR="00405DF6" w:rsidRPr="003D5E28" w:rsidRDefault="00405DF6">
            <w:pPr>
              <w:jc w:val="center"/>
              <w:rPr>
                <w:color w:val="000000" w:themeColor="text1"/>
                <w:sz w:val="22"/>
                <w:szCs w:val="22"/>
              </w:rPr>
            </w:pPr>
            <w:r w:rsidRPr="003D5E28">
              <w:rPr>
                <w:color w:val="000000" w:themeColor="text1"/>
                <w:sz w:val="22"/>
                <w:szCs w:val="22"/>
              </w:rPr>
              <w:t>495</w:t>
            </w:r>
          </w:p>
        </w:tc>
        <w:tc>
          <w:tcPr>
            <w:tcW w:w="0" w:type="auto"/>
          </w:tcPr>
          <w:p w14:paraId="06119073" w14:textId="77777777" w:rsidR="00405DF6" w:rsidRPr="003D5E28" w:rsidRDefault="00405DF6">
            <w:pPr>
              <w:jc w:val="center"/>
              <w:rPr>
                <w:color w:val="000000" w:themeColor="text1"/>
                <w:sz w:val="22"/>
                <w:szCs w:val="22"/>
              </w:rPr>
            </w:pPr>
            <w:r w:rsidRPr="003D5E28">
              <w:rPr>
                <w:color w:val="000000" w:themeColor="text1"/>
                <w:sz w:val="22"/>
                <w:szCs w:val="22"/>
              </w:rPr>
              <w:t>4.15</w:t>
            </w:r>
          </w:p>
        </w:tc>
        <w:tc>
          <w:tcPr>
            <w:tcW w:w="0" w:type="auto"/>
          </w:tcPr>
          <w:p w14:paraId="6ADF416C" w14:textId="77777777" w:rsidR="00405DF6" w:rsidRPr="003D5E28" w:rsidRDefault="00405DF6">
            <w:pPr>
              <w:jc w:val="center"/>
              <w:rPr>
                <w:color w:val="000000" w:themeColor="text1"/>
                <w:sz w:val="22"/>
                <w:szCs w:val="22"/>
              </w:rPr>
            </w:pPr>
            <w:r w:rsidRPr="003D5E28">
              <w:rPr>
                <w:color w:val="000000" w:themeColor="text1"/>
                <w:sz w:val="22"/>
                <w:szCs w:val="22"/>
              </w:rPr>
              <w:t>3.75-4.52</w:t>
            </w:r>
          </w:p>
        </w:tc>
      </w:tr>
      <w:tr w:rsidR="00405DF6" w:rsidRPr="003D5E28" w14:paraId="1FC4A172" w14:textId="77777777" w:rsidTr="003D5E28">
        <w:trPr>
          <w:trHeight w:val="200"/>
        </w:trPr>
        <w:tc>
          <w:tcPr>
            <w:tcW w:w="0" w:type="auto"/>
          </w:tcPr>
          <w:p w14:paraId="054932D1" w14:textId="77777777" w:rsidR="00405DF6" w:rsidRPr="003D5E28" w:rsidRDefault="00405DF6">
            <w:pPr>
              <w:rPr>
                <w:color w:val="000000" w:themeColor="text1"/>
                <w:sz w:val="22"/>
                <w:szCs w:val="22"/>
              </w:rPr>
            </w:pPr>
            <w:r w:rsidRPr="003D5E28">
              <w:rPr>
                <w:color w:val="000000" w:themeColor="text1"/>
                <w:sz w:val="22"/>
                <w:szCs w:val="22"/>
              </w:rPr>
              <w:t>Symptom – Musculoskeletal</w:t>
            </w:r>
          </w:p>
        </w:tc>
        <w:tc>
          <w:tcPr>
            <w:tcW w:w="0" w:type="auto"/>
          </w:tcPr>
          <w:p w14:paraId="642F359E" w14:textId="77777777" w:rsidR="00405DF6" w:rsidRPr="003D5E28" w:rsidRDefault="00405DF6">
            <w:pPr>
              <w:jc w:val="center"/>
              <w:rPr>
                <w:color w:val="000000" w:themeColor="text1"/>
                <w:sz w:val="22"/>
                <w:szCs w:val="22"/>
              </w:rPr>
            </w:pPr>
            <w:r w:rsidRPr="003D5E28">
              <w:rPr>
                <w:color w:val="000000" w:themeColor="text1"/>
                <w:sz w:val="22"/>
                <w:szCs w:val="22"/>
              </w:rPr>
              <w:t>433</w:t>
            </w:r>
          </w:p>
        </w:tc>
        <w:tc>
          <w:tcPr>
            <w:tcW w:w="0" w:type="auto"/>
          </w:tcPr>
          <w:p w14:paraId="0228E95C" w14:textId="77777777" w:rsidR="00405DF6" w:rsidRPr="003D5E28" w:rsidRDefault="00405DF6">
            <w:pPr>
              <w:jc w:val="center"/>
              <w:rPr>
                <w:color w:val="000000" w:themeColor="text1"/>
                <w:sz w:val="22"/>
                <w:szCs w:val="22"/>
              </w:rPr>
            </w:pPr>
            <w:r w:rsidRPr="003D5E28">
              <w:rPr>
                <w:color w:val="000000" w:themeColor="text1"/>
                <w:sz w:val="22"/>
                <w:szCs w:val="22"/>
              </w:rPr>
              <w:t>3.63</w:t>
            </w:r>
          </w:p>
        </w:tc>
        <w:tc>
          <w:tcPr>
            <w:tcW w:w="0" w:type="auto"/>
          </w:tcPr>
          <w:p w14:paraId="768D24AB" w14:textId="77777777" w:rsidR="00405DF6" w:rsidRPr="003D5E28" w:rsidRDefault="00405DF6">
            <w:pPr>
              <w:jc w:val="center"/>
              <w:rPr>
                <w:color w:val="000000" w:themeColor="text1"/>
                <w:sz w:val="22"/>
                <w:szCs w:val="22"/>
              </w:rPr>
            </w:pPr>
            <w:r w:rsidRPr="003D5E28">
              <w:rPr>
                <w:color w:val="000000" w:themeColor="text1"/>
                <w:sz w:val="22"/>
                <w:szCs w:val="22"/>
              </w:rPr>
              <w:t>3.31-3.95</w:t>
            </w:r>
          </w:p>
        </w:tc>
      </w:tr>
      <w:tr w:rsidR="00405DF6" w:rsidRPr="003D5E28" w14:paraId="0C8643B5" w14:textId="77777777" w:rsidTr="003D5E28">
        <w:trPr>
          <w:trHeight w:val="200"/>
        </w:trPr>
        <w:tc>
          <w:tcPr>
            <w:tcW w:w="0" w:type="auto"/>
          </w:tcPr>
          <w:p w14:paraId="55725D6B" w14:textId="77777777" w:rsidR="00405DF6" w:rsidRPr="003D5E28" w:rsidRDefault="00405DF6">
            <w:pPr>
              <w:rPr>
                <w:color w:val="000000" w:themeColor="text1"/>
                <w:sz w:val="22"/>
                <w:szCs w:val="22"/>
              </w:rPr>
            </w:pPr>
            <w:r w:rsidRPr="003D5E28">
              <w:rPr>
                <w:color w:val="000000" w:themeColor="text1"/>
                <w:sz w:val="22"/>
                <w:szCs w:val="22"/>
              </w:rPr>
              <w:t>Uncodable/Unknown</w:t>
            </w:r>
          </w:p>
        </w:tc>
        <w:tc>
          <w:tcPr>
            <w:tcW w:w="0" w:type="auto"/>
          </w:tcPr>
          <w:p w14:paraId="1F76A4E5" w14:textId="77777777" w:rsidR="00405DF6" w:rsidRPr="003D5E28" w:rsidRDefault="00405DF6">
            <w:pPr>
              <w:jc w:val="center"/>
              <w:rPr>
                <w:color w:val="000000" w:themeColor="text1"/>
                <w:sz w:val="22"/>
                <w:szCs w:val="22"/>
              </w:rPr>
            </w:pPr>
            <w:r w:rsidRPr="003D5E28">
              <w:rPr>
                <w:color w:val="000000" w:themeColor="text1"/>
                <w:sz w:val="22"/>
                <w:szCs w:val="22"/>
              </w:rPr>
              <w:t>311</w:t>
            </w:r>
          </w:p>
        </w:tc>
        <w:tc>
          <w:tcPr>
            <w:tcW w:w="0" w:type="auto"/>
          </w:tcPr>
          <w:p w14:paraId="25A0A28F" w14:textId="77777777" w:rsidR="00405DF6" w:rsidRPr="003D5E28" w:rsidRDefault="00405DF6">
            <w:pPr>
              <w:jc w:val="center"/>
              <w:rPr>
                <w:color w:val="000000" w:themeColor="text1"/>
                <w:sz w:val="22"/>
                <w:szCs w:val="22"/>
              </w:rPr>
            </w:pPr>
            <w:r w:rsidRPr="003D5E28">
              <w:rPr>
                <w:color w:val="000000" w:themeColor="text1"/>
                <w:sz w:val="22"/>
                <w:szCs w:val="22"/>
              </w:rPr>
              <w:t>2.6</w:t>
            </w:r>
          </w:p>
        </w:tc>
        <w:tc>
          <w:tcPr>
            <w:tcW w:w="0" w:type="auto"/>
          </w:tcPr>
          <w:p w14:paraId="1E8918B9" w14:textId="77777777" w:rsidR="00405DF6" w:rsidRPr="003D5E28" w:rsidRDefault="00405DF6">
            <w:pPr>
              <w:jc w:val="center"/>
              <w:rPr>
                <w:color w:val="000000" w:themeColor="text1"/>
                <w:sz w:val="22"/>
                <w:szCs w:val="22"/>
              </w:rPr>
            </w:pPr>
            <w:r w:rsidRPr="003D5E28">
              <w:rPr>
                <w:color w:val="000000" w:themeColor="text1"/>
                <w:sz w:val="22"/>
                <w:szCs w:val="22"/>
              </w:rPr>
              <w:t>2.32-2.90</w:t>
            </w:r>
          </w:p>
        </w:tc>
      </w:tr>
      <w:tr w:rsidR="00405DF6" w:rsidRPr="003D5E28" w14:paraId="6BCEA248" w14:textId="77777777" w:rsidTr="003D5E28">
        <w:trPr>
          <w:trHeight w:val="200"/>
        </w:trPr>
        <w:tc>
          <w:tcPr>
            <w:tcW w:w="0" w:type="auto"/>
          </w:tcPr>
          <w:p w14:paraId="15E029B5" w14:textId="77777777" w:rsidR="00405DF6" w:rsidRPr="003D5E28" w:rsidRDefault="00405DF6">
            <w:pPr>
              <w:rPr>
                <w:color w:val="000000" w:themeColor="text1"/>
                <w:sz w:val="22"/>
                <w:szCs w:val="22"/>
              </w:rPr>
            </w:pPr>
            <w:r w:rsidRPr="003D5E28">
              <w:rPr>
                <w:color w:val="000000" w:themeColor="text1"/>
                <w:sz w:val="22"/>
                <w:szCs w:val="22"/>
              </w:rPr>
              <w:t>Symptom – Skin/Hair/Nails</w:t>
            </w:r>
          </w:p>
        </w:tc>
        <w:tc>
          <w:tcPr>
            <w:tcW w:w="0" w:type="auto"/>
          </w:tcPr>
          <w:p w14:paraId="53ACCC03" w14:textId="77777777" w:rsidR="00405DF6" w:rsidRPr="003D5E28" w:rsidRDefault="00405DF6">
            <w:pPr>
              <w:jc w:val="center"/>
              <w:rPr>
                <w:color w:val="000000" w:themeColor="text1"/>
                <w:sz w:val="22"/>
                <w:szCs w:val="22"/>
              </w:rPr>
            </w:pPr>
            <w:r w:rsidRPr="003D5E28">
              <w:rPr>
                <w:color w:val="000000" w:themeColor="text1"/>
                <w:sz w:val="22"/>
                <w:szCs w:val="22"/>
              </w:rPr>
              <w:t>253</w:t>
            </w:r>
          </w:p>
        </w:tc>
        <w:tc>
          <w:tcPr>
            <w:tcW w:w="0" w:type="auto"/>
          </w:tcPr>
          <w:p w14:paraId="271B5EF7" w14:textId="77777777" w:rsidR="00405DF6" w:rsidRPr="003D5E28" w:rsidRDefault="00405DF6">
            <w:pPr>
              <w:jc w:val="center"/>
              <w:rPr>
                <w:color w:val="000000" w:themeColor="text1"/>
                <w:sz w:val="22"/>
                <w:szCs w:val="22"/>
              </w:rPr>
            </w:pPr>
            <w:r w:rsidRPr="003D5E28">
              <w:rPr>
                <w:color w:val="000000" w:themeColor="text1"/>
                <w:sz w:val="22"/>
                <w:szCs w:val="22"/>
              </w:rPr>
              <w:t>2.12</w:t>
            </w:r>
          </w:p>
        </w:tc>
        <w:tc>
          <w:tcPr>
            <w:tcW w:w="0" w:type="auto"/>
          </w:tcPr>
          <w:p w14:paraId="6016F555" w14:textId="77777777" w:rsidR="00405DF6" w:rsidRPr="003D5E28" w:rsidRDefault="00405DF6">
            <w:pPr>
              <w:jc w:val="center"/>
              <w:rPr>
                <w:color w:val="000000" w:themeColor="text1"/>
                <w:sz w:val="22"/>
                <w:szCs w:val="22"/>
              </w:rPr>
            </w:pPr>
            <w:r w:rsidRPr="003D5E28">
              <w:rPr>
                <w:color w:val="000000" w:themeColor="text1"/>
                <w:sz w:val="22"/>
                <w:szCs w:val="22"/>
              </w:rPr>
              <w:t>1.85-2.38</w:t>
            </w:r>
          </w:p>
        </w:tc>
      </w:tr>
      <w:tr w:rsidR="00405DF6" w:rsidRPr="003D5E28" w14:paraId="0BFF1E41" w14:textId="77777777" w:rsidTr="003D5E28">
        <w:trPr>
          <w:trHeight w:val="200"/>
        </w:trPr>
        <w:tc>
          <w:tcPr>
            <w:tcW w:w="0" w:type="auto"/>
          </w:tcPr>
          <w:p w14:paraId="71348D47" w14:textId="77777777" w:rsidR="00405DF6" w:rsidRPr="003D5E28" w:rsidRDefault="00405DF6">
            <w:pPr>
              <w:rPr>
                <w:color w:val="000000" w:themeColor="text1"/>
                <w:sz w:val="22"/>
                <w:szCs w:val="22"/>
              </w:rPr>
            </w:pPr>
            <w:r w:rsidRPr="003D5E28">
              <w:rPr>
                <w:color w:val="000000" w:themeColor="text1"/>
                <w:sz w:val="22"/>
                <w:szCs w:val="22"/>
              </w:rPr>
              <w:t>Symptom – Genitourinary</w:t>
            </w:r>
          </w:p>
        </w:tc>
        <w:tc>
          <w:tcPr>
            <w:tcW w:w="0" w:type="auto"/>
          </w:tcPr>
          <w:p w14:paraId="081CD701" w14:textId="77777777" w:rsidR="00405DF6" w:rsidRPr="003D5E28" w:rsidRDefault="00405DF6">
            <w:pPr>
              <w:jc w:val="center"/>
              <w:rPr>
                <w:color w:val="000000" w:themeColor="text1"/>
                <w:sz w:val="22"/>
                <w:szCs w:val="22"/>
              </w:rPr>
            </w:pPr>
            <w:r w:rsidRPr="003D5E28">
              <w:rPr>
                <w:color w:val="000000" w:themeColor="text1"/>
                <w:sz w:val="22"/>
                <w:szCs w:val="22"/>
              </w:rPr>
              <w:t>225</w:t>
            </w:r>
          </w:p>
        </w:tc>
        <w:tc>
          <w:tcPr>
            <w:tcW w:w="0" w:type="auto"/>
          </w:tcPr>
          <w:p w14:paraId="5570FEBB" w14:textId="77777777" w:rsidR="00405DF6" w:rsidRPr="003D5E28" w:rsidRDefault="00405DF6">
            <w:pPr>
              <w:jc w:val="center"/>
              <w:rPr>
                <w:color w:val="000000" w:themeColor="text1"/>
                <w:sz w:val="22"/>
                <w:szCs w:val="22"/>
              </w:rPr>
            </w:pPr>
            <w:r w:rsidRPr="003D5E28">
              <w:rPr>
                <w:color w:val="000000" w:themeColor="text1"/>
                <w:sz w:val="22"/>
                <w:szCs w:val="22"/>
              </w:rPr>
              <w:t>1.88</w:t>
            </w:r>
          </w:p>
        </w:tc>
        <w:tc>
          <w:tcPr>
            <w:tcW w:w="0" w:type="auto"/>
          </w:tcPr>
          <w:p w14:paraId="6AE91CB4" w14:textId="77777777" w:rsidR="00405DF6" w:rsidRPr="003D5E28" w:rsidRDefault="00405DF6">
            <w:pPr>
              <w:jc w:val="center"/>
              <w:rPr>
                <w:color w:val="000000" w:themeColor="text1"/>
                <w:sz w:val="22"/>
                <w:szCs w:val="22"/>
              </w:rPr>
            </w:pPr>
            <w:r w:rsidRPr="003D5E28">
              <w:rPr>
                <w:color w:val="000000" w:themeColor="text1"/>
                <w:sz w:val="22"/>
                <w:szCs w:val="22"/>
              </w:rPr>
              <w:t>1.64-2.13</w:t>
            </w:r>
          </w:p>
        </w:tc>
      </w:tr>
      <w:tr w:rsidR="00405DF6" w:rsidRPr="003D5E28" w14:paraId="4CFB7D22" w14:textId="77777777" w:rsidTr="003D5E28">
        <w:trPr>
          <w:trHeight w:val="200"/>
        </w:trPr>
        <w:tc>
          <w:tcPr>
            <w:tcW w:w="0" w:type="auto"/>
          </w:tcPr>
          <w:p w14:paraId="553856A3" w14:textId="77777777" w:rsidR="00405DF6" w:rsidRPr="003D5E28" w:rsidRDefault="00405DF6">
            <w:pPr>
              <w:rPr>
                <w:color w:val="000000" w:themeColor="text1"/>
                <w:sz w:val="22"/>
                <w:szCs w:val="22"/>
              </w:rPr>
            </w:pPr>
            <w:r w:rsidRPr="003D5E28">
              <w:rPr>
                <w:color w:val="000000" w:themeColor="text1"/>
                <w:sz w:val="22"/>
                <w:szCs w:val="22"/>
              </w:rPr>
              <w:t>Symptom – Psychological</w:t>
            </w:r>
          </w:p>
        </w:tc>
        <w:tc>
          <w:tcPr>
            <w:tcW w:w="0" w:type="auto"/>
          </w:tcPr>
          <w:p w14:paraId="6D609FCD" w14:textId="77777777" w:rsidR="00405DF6" w:rsidRPr="003D5E28" w:rsidRDefault="00405DF6">
            <w:pPr>
              <w:jc w:val="center"/>
              <w:rPr>
                <w:color w:val="000000" w:themeColor="text1"/>
                <w:sz w:val="22"/>
                <w:szCs w:val="22"/>
              </w:rPr>
            </w:pPr>
            <w:r w:rsidRPr="003D5E28">
              <w:rPr>
                <w:color w:val="000000" w:themeColor="text1"/>
                <w:sz w:val="22"/>
                <w:szCs w:val="22"/>
              </w:rPr>
              <w:t>132</w:t>
            </w:r>
          </w:p>
        </w:tc>
        <w:tc>
          <w:tcPr>
            <w:tcW w:w="0" w:type="auto"/>
          </w:tcPr>
          <w:p w14:paraId="2EDF6D97" w14:textId="77777777" w:rsidR="00405DF6" w:rsidRPr="003D5E28" w:rsidRDefault="00405DF6">
            <w:pPr>
              <w:jc w:val="center"/>
              <w:rPr>
                <w:color w:val="000000" w:themeColor="text1"/>
                <w:sz w:val="22"/>
                <w:szCs w:val="22"/>
              </w:rPr>
            </w:pPr>
            <w:r w:rsidRPr="003D5E28">
              <w:rPr>
                <w:color w:val="000000" w:themeColor="text1"/>
                <w:sz w:val="22"/>
                <w:szCs w:val="22"/>
              </w:rPr>
              <w:t>1.11</w:t>
            </w:r>
          </w:p>
        </w:tc>
        <w:tc>
          <w:tcPr>
            <w:tcW w:w="0" w:type="auto"/>
          </w:tcPr>
          <w:p w14:paraId="4C7C05E8" w14:textId="77777777" w:rsidR="00405DF6" w:rsidRPr="003D5E28" w:rsidRDefault="00405DF6">
            <w:pPr>
              <w:jc w:val="center"/>
              <w:rPr>
                <w:color w:val="000000" w:themeColor="text1"/>
                <w:sz w:val="22"/>
                <w:szCs w:val="22"/>
              </w:rPr>
            </w:pPr>
            <w:r w:rsidRPr="003D5E28">
              <w:rPr>
                <w:color w:val="000000" w:themeColor="text1"/>
                <w:sz w:val="22"/>
                <w:szCs w:val="22"/>
              </w:rPr>
              <w:t>0.92-1.30</w:t>
            </w:r>
          </w:p>
        </w:tc>
      </w:tr>
      <w:tr w:rsidR="00405DF6" w:rsidRPr="003D5E28" w14:paraId="10845815" w14:textId="77777777" w:rsidTr="003D5E28">
        <w:trPr>
          <w:trHeight w:val="200"/>
        </w:trPr>
        <w:tc>
          <w:tcPr>
            <w:tcW w:w="0" w:type="auto"/>
          </w:tcPr>
          <w:p w14:paraId="66FC51BF" w14:textId="77777777" w:rsidR="00405DF6" w:rsidRPr="003D5E28" w:rsidRDefault="00405DF6">
            <w:pPr>
              <w:rPr>
                <w:color w:val="000000" w:themeColor="text1"/>
                <w:sz w:val="22"/>
                <w:szCs w:val="22"/>
              </w:rPr>
            </w:pPr>
            <w:r w:rsidRPr="003D5E28">
              <w:rPr>
                <w:color w:val="000000" w:themeColor="text1"/>
                <w:sz w:val="22"/>
                <w:szCs w:val="22"/>
              </w:rPr>
              <w:t>Treatment/Medication</w:t>
            </w:r>
          </w:p>
        </w:tc>
        <w:tc>
          <w:tcPr>
            <w:tcW w:w="0" w:type="auto"/>
          </w:tcPr>
          <w:p w14:paraId="78D908C4" w14:textId="77777777" w:rsidR="00405DF6" w:rsidRPr="003D5E28" w:rsidRDefault="00405DF6">
            <w:pPr>
              <w:jc w:val="center"/>
              <w:rPr>
                <w:color w:val="000000" w:themeColor="text1"/>
                <w:sz w:val="22"/>
                <w:szCs w:val="22"/>
              </w:rPr>
            </w:pPr>
            <w:r w:rsidRPr="003D5E28">
              <w:rPr>
                <w:color w:val="000000" w:themeColor="text1"/>
                <w:sz w:val="22"/>
                <w:szCs w:val="22"/>
              </w:rPr>
              <w:t>101</w:t>
            </w:r>
          </w:p>
        </w:tc>
        <w:tc>
          <w:tcPr>
            <w:tcW w:w="0" w:type="auto"/>
          </w:tcPr>
          <w:p w14:paraId="39323520" w14:textId="77777777" w:rsidR="00405DF6" w:rsidRPr="003D5E28" w:rsidRDefault="00405DF6">
            <w:pPr>
              <w:jc w:val="center"/>
              <w:rPr>
                <w:color w:val="000000" w:themeColor="text1"/>
                <w:sz w:val="22"/>
                <w:szCs w:val="22"/>
              </w:rPr>
            </w:pPr>
            <w:r w:rsidRPr="003D5E28">
              <w:rPr>
                <w:color w:val="000000" w:themeColor="text1"/>
                <w:sz w:val="22"/>
                <w:szCs w:val="22"/>
              </w:rPr>
              <w:t>0.85</w:t>
            </w:r>
          </w:p>
        </w:tc>
        <w:tc>
          <w:tcPr>
            <w:tcW w:w="0" w:type="auto"/>
          </w:tcPr>
          <w:p w14:paraId="562CD215" w14:textId="77777777" w:rsidR="00405DF6" w:rsidRPr="003D5E28" w:rsidRDefault="00405DF6">
            <w:pPr>
              <w:jc w:val="center"/>
              <w:rPr>
                <w:color w:val="000000" w:themeColor="text1"/>
                <w:sz w:val="22"/>
                <w:szCs w:val="22"/>
              </w:rPr>
            </w:pPr>
            <w:r w:rsidRPr="003D5E28">
              <w:rPr>
                <w:color w:val="000000" w:themeColor="text1"/>
                <w:sz w:val="22"/>
                <w:szCs w:val="22"/>
              </w:rPr>
              <w:t>0.67-1.04</w:t>
            </w:r>
          </w:p>
        </w:tc>
      </w:tr>
      <w:tr w:rsidR="00405DF6" w:rsidRPr="003D5E28" w14:paraId="5B3D0FDA" w14:textId="77777777" w:rsidTr="003D5E28">
        <w:trPr>
          <w:trHeight w:val="200"/>
        </w:trPr>
        <w:tc>
          <w:tcPr>
            <w:tcW w:w="0" w:type="auto"/>
          </w:tcPr>
          <w:p w14:paraId="4033D90C" w14:textId="77777777" w:rsidR="00405DF6" w:rsidRPr="003D5E28" w:rsidRDefault="00405DF6">
            <w:pPr>
              <w:rPr>
                <w:color w:val="000000" w:themeColor="text1"/>
                <w:sz w:val="22"/>
                <w:szCs w:val="22"/>
              </w:rPr>
            </w:pPr>
            <w:r w:rsidRPr="003D5E28">
              <w:rPr>
                <w:color w:val="000000" w:themeColor="text1"/>
                <w:sz w:val="22"/>
                <w:szCs w:val="22"/>
              </w:rPr>
              <w:t>Symptom – Eye/Ear</w:t>
            </w:r>
          </w:p>
        </w:tc>
        <w:tc>
          <w:tcPr>
            <w:tcW w:w="0" w:type="auto"/>
          </w:tcPr>
          <w:p w14:paraId="201A7CC6" w14:textId="77777777" w:rsidR="00405DF6" w:rsidRPr="003D5E28" w:rsidRDefault="00405DF6">
            <w:pPr>
              <w:jc w:val="center"/>
              <w:rPr>
                <w:color w:val="000000" w:themeColor="text1"/>
                <w:sz w:val="22"/>
                <w:szCs w:val="22"/>
              </w:rPr>
            </w:pPr>
            <w:r w:rsidRPr="003D5E28">
              <w:rPr>
                <w:color w:val="000000" w:themeColor="text1"/>
                <w:sz w:val="22"/>
                <w:szCs w:val="22"/>
              </w:rPr>
              <w:t>49</w:t>
            </w:r>
          </w:p>
        </w:tc>
        <w:tc>
          <w:tcPr>
            <w:tcW w:w="0" w:type="auto"/>
          </w:tcPr>
          <w:p w14:paraId="3331827C" w14:textId="77777777" w:rsidR="00405DF6" w:rsidRPr="003D5E28" w:rsidRDefault="00405DF6">
            <w:pPr>
              <w:jc w:val="center"/>
              <w:rPr>
                <w:color w:val="000000" w:themeColor="text1"/>
                <w:sz w:val="22"/>
                <w:szCs w:val="22"/>
              </w:rPr>
            </w:pPr>
            <w:r w:rsidRPr="003D5E28">
              <w:rPr>
                <w:color w:val="000000" w:themeColor="text1"/>
                <w:sz w:val="22"/>
                <w:szCs w:val="22"/>
              </w:rPr>
              <w:t>0.41</w:t>
            </w:r>
          </w:p>
        </w:tc>
        <w:tc>
          <w:tcPr>
            <w:tcW w:w="0" w:type="auto"/>
          </w:tcPr>
          <w:p w14:paraId="0D679EA0" w14:textId="77777777" w:rsidR="00405DF6" w:rsidRPr="003D5E28" w:rsidRDefault="00405DF6">
            <w:pPr>
              <w:jc w:val="center"/>
              <w:rPr>
                <w:color w:val="000000" w:themeColor="text1"/>
                <w:sz w:val="22"/>
                <w:szCs w:val="22"/>
              </w:rPr>
            </w:pPr>
            <w:r w:rsidRPr="003D5E28">
              <w:rPr>
                <w:color w:val="000000" w:themeColor="text1"/>
                <w:sz w:val="22"/>
                <w:szCs w:val="22"/>
              </w:rPr>
              <w:t>0.30-0.53</w:t>
            </w:r>
          </w:p>
        </w:tc>
      </w:tr>
      <w:tr w:rsidR="00405DF6" w:rsidRPr="003D5E28" w14:paraId="77FF2140" w14:textId="77777777" w:rsidTr="003D5E28">
        <w:trPr>
          <w:trHeight w:val="200"/>
        </w:trPr>
        <w:tc>
          <w:tcPr>
            <w:tcW w:w="0" w:type="auto"/>
          </w:tcPr>
          <w:p w14:paraId="50961315" w14:textId="77777777" w:rsidR="00405DF6" w:rsidRPr="003D5E28" w:rsidRDefault="00405DF6">
            <w:pPr>
              <w:rPr>
                <w:color w:val="000000" w:themeColor="text1"/>
                <w:sz w:val="22"/>
                <w:szCs w:val="22"/>
              </w:rPr>
            </w:pPr>
            <w:r w:rsidRPr="003D5E28">
              <w:rPr>
                <w:color w:val="000000" w:themeColor="text1"/>
                <w:sz w:val="22"/>
                <w:szCs w:val="22"/>
              </w:rPr>
              <w:t>Diagnostic/Screening/Preventive</w:t>
            </w:r>
          </w:p>
        </w:tc>
        <w:tc>
          <w:tcPr>
            <w:tcW w:w="0" w:type="auto"/>
          </w:tcPr>
          <w:p w14:paraId="2866F442" w14:textId="77777777" w:rsidR="00405DF6" w:rsidRPr="003D5E28" w:rsidRDefault="00405DF6">
            <w:pPr>
              <w:jc w:val="center"/>
              <w:rPr>
                <w:color w:val="000000" w:themeColor="text1"/>
                <w:sz w:val="22"/>
                <w:szCs w:val="22"/>
              </w:rPr>
            </w:pPr>
            <w:r w:rsidRPr="003D5E28">
              <w:rPr>
                <w:color w:val="000000" w:themeColor="text1"/>
                <w:sz w:val="22"/>
                <w:szCs w:val="22"/>
              </w:rPr>
              <w:t>8</w:t>
            </w:r>
          </w:p>
        </w:tc>
        <w:tc>
          <w:tcPr>
            <w:tcW w:w="0" w:type="auto"/>
          </w:tcPr>
          <w:p w14:paraId="10B54379" w14:textId="77777777" w:rsidR="00405DF6" w:rsidRPr="003D5E28" w:rsidRDefault="00405DF6">
            <w:pPr>
              <w:jc w:val="center"/>
              <w:rPr>
                <w:color w:val="000000" w:themeColor="text1"/>
                <w:sz w:val="22"/>
                <w:szCs w:val="22"/>
              </w:rPr>
            </w:pPr>
            <w:r w:rsidRPr="003D5E28">
              <w:rPr>
                <w:color w:val="000000" w:themeColor="text1"/>
                <w:sz w:val="22"/>
                <w:szCs w:val="22"/>
              </w:rPr>
              <w:t>0.07</w:t>
            </w:r>
          </w:p>
        </w:tc>
        <w:tc>
          <w:tcPr>
            <w:tcW w:w="0" w:type="auto"/>
          </w:tcPr>
          <w:p w14:paraId="14EA34FA" w14:textId="77777777" w:rsidR="00405DF6" w:rsidRPr="003D5E28" w:rsidRDefault="00405DF6">
            <w:pPr>
              <w:jc w:val="center"/>
              <w:rPr>
                <w:color w:val="000000" w:themeColor="text1"/>
                <w:sz w:val="22"/>
                <w:szCs w:val="22"/>
              </w:rPr>
            </w:pPr>
            <w:r w:rsidRPr="003D5E28">
              <w:rPr>
                <w:color w:val="000000" w:themeColor="text1"/>
                <w:sz w:val="22"/>
                <w:szCs w:val="22"/>
              </w:rPr>
              <w:t>0.03-0.12</w:t>
            </w:r>
          </w:p>
        </w:tc>
      </w:tr>
    </w:tbl>
    <w:p w14:paraId="5872CBFA" w14:textId="4636F741" w:rsidR="00BC5723" w:rsidRDefault="00BC5723" w:rsidP="00B3524F">
      <w:pPr>
        <w:spacing w:before="100" w:beforeAutospacing="1" w:after="100" w:afterAutospacing="1"/>
      </w:pPr>
    </w:p>
    <w:p w14:paraId="2F050802" w14:textId="70C07AEE" w:rsidR="00A51A1B" w:rsidRDefault="00A51A1B" w:rsidP="00B3524F">
      <w:pPr>
        <w:spacing w:before="100" w:beforeAutospacing="1" w:after="100" w:afterAutospacing="1"/>
      </w:pPr>
      <w:r>
        <w:rPr>
          <w:b/>
          <w:bCs/>
          <w:noProof/>
          <w:color w:val="000000"/>
          <w:sz w:val="27"/>
          <w:szCs w:val="27"/>
          <w14:ligatures w14:val="standardContextual"/>
        </w:rPr>
        <w:lastRenderedPageBreak/>
        <w:drawing>
          <wp:inline distT="0" distB="0" distL="0" distR="0" wp14:anchorId="2338E776" wp14:editId="724E6C35">
            <wp:extent cx="5943600" cy="2662474"/>
            <wp:effectExtent l="0" t="0" r="0" b="0"/>
            <wp:docPr id="101" name="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_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62474"/>
                    </a:xfrm>
                    <a:prstGeom prst="rect">
                      <a:avLst/>
                    </a:prstGeom>
                  </pic:spPr>
                </pic:pic>
              </a:graphicData>
            </a:graphic>
          </wp:inline>
        </w:drawing>
      </w:r>
    </w:p>
    <w:p w14:paraId="42D5F30D" w14:textId="36E80554" w:rsidR="00B3524F" w:rsidRDefault="00B3524F">
      <w:pPr>
        <w:spacing w:before="100" w:beforeAutospacing="1" w:after="100" w:afterAutospacing="1" w:line="480" w:lineRule="auto"/>
        <w:pPrChange w:id="266" w:author="Reyan Merdad" w:date="2026-08-14T10:18:00Z" w16du:dateUtc="2026-08-14T16:18:00Z">
          <w:pPr>
            <w:spacing w:before="100" w:beforeAutospacing="1" w:after="100" w:afterAutospacing="1"/>
          </w:pPr>
        </w:pPrChange>
      </w:pPr>
      <w:r>
        <w:t>Figure 1. Analytic cohort construction, ascertainment definitions, and chief-concern NLP workflow. Panel A shows construction of the analytic cohort of hospital admissions linked to an emergency department presentation and meeting prespecified administrative or blood-gas criteria for hypercapnia, including the mutually exclusive gas-only, ICD-only, and both ICD + gas ascertainment strata. Panel B shows the natural language processing workflow used to normalize triage chief complaint text, segment presenting-concern fragments, and assign National Hospital Ambulatory Medical Care Survey reason-for-visit categories. Source-specific overlap across ABG-positive, VBG-positive, ICD-positive, and UNKNOWN-source gas ascertainment indicators is shown in Supplementary Figure S6. The primary classification framework was multi-label, allowing up to five RFV assignments per admission. First-priority RFV assignment was used only for sensitivity analyses. ABG, arterial blood gas; ICD, International Classification of Diseases; NLP, natural language processing; RFV, reason for visit; VBG, venous blood gas.</w:t>
      </w:r>
    </w:p>
    <w:p w14:paraId="602F37E9" w14:textId="0CDE2D0D" w:rsidR="00A51A1B" w:rsidRPr="00B3524F" w:rsidRDefault="00A51A1B" w:rsidP="00B3524F">
      <w:pPr>
        <w:spacing w:before="100" w:beforeAutospacing="1" w:after="100" w:afterAutospacing="1"/>
      </w:pPr>
      <w:commentRangeStart w:id="267"/>
      <w:r>
        <w:rPr>
          <w:noProof/>
          <w14:ligatures w14:val="standardContextual"/>
        </w:rPr>
        <w:lastRenderedPageBreak/>
        <w:drawing>
          <wp:inline distT="0" distB="0" distL="0" distR="0" wp14:anchorId="42730A37" wp14:editId="5FA29B4D">
            <wp:extent cx="5943600" cy="2614327"/>
            <wp:effectExtent l="0" t="0" r="0" b="0"/>
            <wp:docPr id="102" name="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_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14327"/>
                    </a:xfrm>
                    <a:prstGeom prst="rect">
                      <a:avLst/>
                    </a:prstGeom>
                  </pic:spPr>
                </pic:pic>
              </a:graphicData>
            </a:graphic>
          </wp:inline>
        </w:drawing>
      </w:r>
      <w:commentRangeEnd w:id="267"/>
      <w:r w:rsidR="003D5E28" w:rsidRPr="00B3524F">
        <w:rPr>
          <w:rStyle w:val="CommentReference"/>
          <w:sz w:val="24"/>
          <w:szCs w:val="24"/>
        </w:rPr>
        <w:commentReference w:id="267"/>
      </w:r>
    </w:p>
    <w:p w14:paraId="24DA1D14" w14:textId="0BA93DEE" w:rsidR="00B3524F" w:rsidRDefault="00B3524F">
      <w:pPr>
        <w:spacing w:before="100" w:beforeAutospacing="1" w:after="100" w:afterAutospacing="1" w:line="480" w:lineRule="auto"/>
        <w:pPrChange w:id="268" w:author="Reyan Merdad" w:date="2026-08-14T10:18:00Z" w16du:dateUtc="2026-08-14T16:18:00Z">
          <w:pPr>
            <w:spacing w:before="100" w:beforeAutospacing="1" w:after="100" w:afterAutospacing="1"/>
          </w:pPr>
        </w:pPrChange>
      </w:pPr>
      <w:r>
        <w:t>Figure 2. Grouped presenting-concern category prevalence across overlapping ascertainment indicators. Grouped NHAMCS RFV category prevalence is shown across overlapping ascertainment indicators: ICD-positive, VBG-positive, and ABG-positive admissions. Admissions may contribute to more than one panel. Whiskers show patient-cluster bootstrap 95% confidence intervals. Categories were assigned using the primary multi-label RFV framework; therefore, percentages are not mutually exclusive and may sum to more than 100%. Panel denominators are shown in the figure. “Other grouped RFV categories” includes all canonical RFV categories not displayed separately as respiratory, digestive, nervous, circulatory, or injuries and adverse effects. ABG, arterial blood gas; ICD, International Classification of Diseases; RFV, reason for visit; VBG, venous blood gas.</w:t>
      </w:r>
      <w:r w:rsidR="00384393">
        <w:t xml:space="preserve"> </w:t>
      </w:r>
    </w:p>
    <w:p w14:paraId="24BF8796" w14:textId="7CA97264"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B9653A7" wp14:editId="1C5E1043">
            <wp:extent cx="5943600" cy="3071739"/>
            <wp:effectExtent l="0" t="0" r="0" b="3175"/>
            <wp:docPr id="103" name="Figur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_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71739"/>
                    </a:xfrm>
                    <a:prstGeom prst="rect">
                      <a:avLst/>
                    </a:prstGeom>
                  </pic:spPr>
                </pic:pic>
              </a:graphicData>
            </a:graphic>
          </wp:inline>
        </w:drawing>
      </w:r>
    </w:p>
    <w:p w14:paraId="4D391AFA" w14:textId="77777777" w:rsidR="009C1A76" w:rsidRDefault="00B3524F">
      <w:pPr>
        <w:spacing w:before="100" w:beforeAutospacing="1" w:after="100" w:afterAutospacing="1" w:line="480" w:lineRule="auto"/>
        <w:pPrChange w:id="269" w:author="Reyan Merdad" w:date="2026-08-14T10:19:00Z" w16du:dateUtc="2026-08-14T16:19:00Z">
          <w:pPr>
            <w:spacing w:before="100" w:beforeAutospacing="1" w:after="100" w:afterAutospacing="1"/>
          </w:pPr>
        </w:pPrChange>
      </w:pPr>
      <w:r>
        <w:t>Figure 3. Grouped presenting-concern category prevalence across age groups. Grouped NHAMCS RFV category prevalence is shown across prespecified age strata: 18–39, 40–64, 65–79, and ≥80 years. Whiskers show patient-cluster bootstrap 95% confidence intervals. Categories were assigned using the primary multi-label RFV framework; therefore, percentages are not mutually exclusive and may sum to more than 100%. Panel denominators are shown in the figure. RFV, reason for visit.</w:t>
      </w:r>
    </w:p>
    <w:p w14:paraId="5E9A5C8F" w14:textId="14DF1519" w:rsidR="00B3524F" w:rsidRDefault="009C1A76" w:rsidP="00B3524F">
      <w:pPr>
        <w:spacing w:before="100" w:beforeAutospacing="1" w:after="100" w:afterAutospacing="1"/>
      </w:pPr>
      <w:r>
        <w:rPr>
          <w:noProof/>
          <w14:ligatures w14:val="standardContextual"/>
        </w:rPr>
        <w:lastRenderedPageBreak/>
        <w:drawing>
          <wp:inline distT="0" distB="0" distL="0" distR="0" wp14:anchorId="755E9B8A" wp14:editId="7186D893">
            <wp:extent cx="5943600" cy="3216910"/>
            <wp:effectExtent l="0" t="0" r="0" b="0"/>
            <wp:docPr id="165511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16130" name="Picture 1655116130"/>
                    <pic:cNvPicPr/>
                  </pic:nvPicPr>
                  <pic:blipFill>
                    <a:blip r:embed="rId16">
                      <a:extLst>
                        <a:ext uri="{28A0092B-C50C-407E-A947-70E740481C1C}">
                          <a14:useLocalDpi xmlns:a14="http://schemas.microsoft.com/office/drawing/2010/main" val="0"/>
                        </a:ext>
                      </a:extLst>
                    </a:blip>
                    <a:stretch>
                      <a:fillRect/>
                    </a:stretch>
                  </pic:blipFill>
                  <pic:spPr>
                    <a:xfrm>
                      <a:off x="0" y="0"/>
                      <a:ext cx="5943600" cy="3216910"/>
                    </a:xfrm>
                    <a:prstGeom prst="rect">
                      <a:avLst/>
                    </a:prstGeom>
                  </pic:spPr>
                </pic:pic>
              </a:graphicData>
            </a:graphic>
          </wp:inline>
        </w:drawing>
      </w:r>
    </w:p>
    <w:p w14:paraId="2CA96567" w14:textId="2F5FEE51" w:rsidR="00A51A1B" w:rsidRPr="00B3524F" w:rsidRDefault="00A51A1B" w:rsidP="00B3524F">
      <w:pPr>
        <w:spacing w:before="100" w:beforeAutospacing="1" w:after="100" w:afterAutospacing="1"/>
      </w:pPr>
    </w:p>
    <w:p w14:paraId="62DDC10C" w14:textId="31BFE1B9" w:rsidR="00B3524F" w:rsidRDefault="00B3524F">
      <w:pPr>
        <w:spacing w:before="100" w:beforeAutospacing="1" w:after="100" w:afterAutospacing="1" w:line="480" w:lineRule="auto"/>
        <w:pPrChange w:id="270" w:author="Reyan Merdad" w:date="2026-08-14T10:19:00Z" w16du:dateUtc="2026-08-14T16:19:00Z">
          <w:pPr>
            <w:spacing w:before="100" w:beforeAutospacing="1" w:after="100" w:afterAutospacing="1"/>
          </w:pPr>
        </w:pPrChange>
      </w:pPr>
      <w:r>
        <w:t>Figure 4. Grouped presenting-concern category prevalence across acidemia severity strata. Grouped NHAMCS RFV category prevalence is shown across prespecified acidemia severity strata among blood-gas-ascertained admissions with pH from the same specimen/panel as the earliest qualifying PCO₂ available. Whiskers show patient-cluster bootstrap 95% confidence intervals. Acidemia severity was classified as normal/compensated (pH ≥7.35), mild (pH 7.30–7.34), moderate (pH 7.25–7.29), or severe (pH &lt;7.25). Categories were assigned using the primary multi-label RFV framework; therefore, percentages are not mutually exclusive and may sum to more than 100%. Panel denominators and paired-pH missingness/provenance counts are shown in the Supplementary source data workbook. RFV, reason for visit.</w:t>
      </w:r>
    </w:p>
    <w:p w14:paraId="4148E700" w14:textId="5D072AA4"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76FBC571" wp14:editId="0C578F0C">
            <wp:extent cx="5943600" cy="4293146"/>
            <wp:effectExtent l="0" t="0" r="0" b="5715"/>
            <wp:docPr id="1007346473" name="Figure_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_S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293146"/>
                    </a:xfrm>
                    <a:prstGeom prst="rect">
                      <a:avLst/>
                    </a:prstGeom>
                  </pic:spPr>
                </pic:pic>
              </a:graphicData>
            </a:graphic>
          </wp:inline>
        </w:drawing>
      </w:r>
    </w:p>
    <w:p w14:paraId="7043E729" w14:textId="76000AE9" w:rsidR="00B3524F" w:rsidRDefault="00B3524F">
      <w:pPr>
        <w:spacing w:before="100" w:beforeAutospacing="1" w:after="100" w:afterAutospacing="1" w:line="480" w:lineRule="auto"/>
        <w:pPrChange w:id="271" w:author="Reyan Merdad" w:date="2026-08-14T10:19:00Z" w16du:dateUtc="2026-08-14T16:19:00Z">
          <w:pPr>
            <w:spacing w:before="100" w:beforeAutospacing="1" w:after="100" w:afterAutospacing="1"/>
          </w:pPr>
        </w:pPrChange>
      </w:pPr>
      <w:r>
        <w:t>Supplementary Figure S1. Grouped presenting-concern category prevalence across acidemia timing strata. Grouped NHAMCS RFV category prevalence is shown across early acidemia, late acidemia, and no-acidemia timing strata. Acidemia timing was classified using pH values in prespecified 0–6 h and 0–24 h windows from ED arrival. This analysis is restricted to admissions with qualifying PCO₂ and sufficient pH data in the specified timing windows; the Supplementary source data workbook reports excluded counts and reasons, including no pH within 24 h and acidemia within 24 h without pH in the 0–6 h window. Categories were assigned using the primary multi-label RFV framework; therefore, percentages are not mutually exclusive and may sum to more than 100%. Panel denominators are shown in the figure. RFV, reason for visit.</w:t>
      </w:r>
    </w:p>
    <w:p w14:paraId="2D127C6D" w14:textId="50CBB3F0" w:rsidR="00A51A1B" w:rsidRDefault="00A51A1B" w:rsidP="00B3524F">
      <w:pPr>
        <w:spacing w:before="100" w:beforeAutospacing="1" w:after="100" w:afterAutospacing="1"/>
      </w:pPr>
      <w:r>
        <w:rPr>
          <w:noProof/>
          <w14:ligatures w14:val="standardContextual"/>
        </w:rPr>
        <w:lastRenderedPageBreak/>
        <w:drawing>
          <wp:inline distT="0" distB="0" distL="0" distR="0" wp14:anchorId="31C2EE35" wp14:editId="7CE22FFA">
            <wp:extent cx="5943600" cy="3980931"/>
            <wp:effectExtent l="0" t="0" r="0" b="0"/>
            <wp:docPr id="520670617" name="Figure_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_S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80931"/>
                    </a:xfrm>
                    <a:prstGeom prst="rect">
                      <a:avLst/>
                    </a:prstGeom>
                  </pic:spPr>
                </pic:pic>
              </a:graphicData>
            </a:graphic>
          </wp:inline>
        </w:drawing>
      </w:r>
    </w:p>
    <w:p w14:paraId="24A17F8D" w14:textId="722BA778" w:rsidR="00A51A1B" w:rsidRDefault="00A51A1B" w:rsidP="00B3524F">
      <w:pPr>
        <w:spacing w:before="100" w:beforeAutospacing="1" w:after="100" w:afterAutospacing="1"/>
      </w:pPr>
      <w:r>
        <w:rPr>
          <w:noProof/>
          <w14:ligatures w14:val="standardContextual"/>
        </w:rPr>
        <w:lastRenderedPageBreak/>
        <w:drawing>
          <wp:inline distT="0" distB="0" distL="0" distR="0" wp14:anchorId="0FC4A2D4" wp14:editId="5B0228C0">
            <wp:extent cx="5943600" cy="4193621"/>
            <wp:effectExtent l="0" t="0" r="0" b="0"/>
            <wp:docPr id="873705634" name="Figure_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_S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193621"/>
                    </a:xfrm>
                    <a:prstGeom prst="rect">
                      <a:avLst/>
                    </a:prstGeom>
                  </pic:spPr>
                </pic:pic>
              </a:graphicData>
            </a:graphic>
          </wp:inline>
        </w:drawing>
      </w:r>
    </w:p>
    <w:p w14:paraId="4458D095" w14:textId="2FF935EB" w:rsidR="00A51A1B" w:rsidRDefault="00A51A1B" w:rsidP="00B3524F">
      <w:pPr>
        <w:spacing w:before="100" w:beforeAutospacing="1" w:after="100" w:afterAutospacing="1"/>
      </w:pPr>
      <w:r>
        <w:rPr>
          <w:noProof/>
          <w14:ligatures w14:val="standardContextual"/>
        </w:rPr>
        <w:lastRenderedPageBreak/>
        <w:drawing>
          <wp:inline distT="0" distB="0" distL="0" distR="0" wp14:anchorId="06963E5C" wp14:editId="1BF45F22">
            <wp:extent cx="5943600" cy="4639634"/>
            <wp:effectExtent l="0" t="0" r="0" b="6350"/>
            <wp:docPr id="1099116107" name="Figure_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_S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639634"/>
                    </a:xfrm>
                    <a:prstGeom prst="rect">
                      <a:avLst/>
                    </a:prstGeom>
                  </pic:spPr>
                </pic:pic>
              </a:graphicData>
            </a:graphic>
          </wp:inline>
        </w:drawing>
      </w:r>
    </w:p>
    <w:p w14:paraId="1F92A1D4" w14:textId="6A060EEF"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577C922" wp14:editId="62D5B730">
            <wp:extent cx="5943600" cy="4259702"/>
            <wp:effectExtent l="0" t="0" r="0" b="0"/>
            <wp:docPr id="105" name="Figure_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_S5.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259702"/>
                    </a:xfrm>
                    <a:prstGeom prst="rect">
                      <a:avLst/>
                    </a:prstGeom>
                  </pic:spPr>
                </pic:pic>
              </a:graphicData>
            </a:graphic>
          </wp:inline>
        </w:drawing>
      </w:r>
    </w:p>
    <w:p w14:paraId="78080F1F" w14:textId="63681027" w:rsidR="00B3524F" w:rsidRPr="009006B7" w:rsidRDefault="00B3524F">
      <w:pPr>
        <w:spacing w:before="100" w:beforeAutospacing="1" w:after="100" w:afterAutospacing="1" w:line="480" w:lineRule="auto"/>
        <w:pPrChange w:id="272" w:author="Reyan Merdad" w:date="2026-08-14T10:19:00Z" w16du:dateUtc="2026-08-14T16:19:00Z">
          <w:pPr>
            <w:spacing w:before="100" w:beforeAutospacing="1" w:after="100" w:afterAutospacing="1"/>
          </w:pPr>
        </w:pPrChange>
      </w:pPr>
      <w:r w:rsidRPr="009006B7">
        <w:rPr>
          <w:rPrChange w:id="273" w:author="Reyan Merdad" w:date="2026-08-14T10:19:00Z" w16du:dateUtc="2026-08-14T16:19:00Z">
            <w:rPr>
              <w:b/>
              <w:bCs/>
            </w:rPr>
          </w:rPrChange>
        </w:rPr>
        <w:t>Supplementary Figures S2–S5. First-priority RFV sensitivity analyses. Supplementary Figures S2–S5 repeat the main grouped RFV displays using only the first-priority RFV assignment as a mutually exclusive sensitivity analysis. Supplementary Figure S2 compares ascertainment indicators, Supplementary Figure S3 compares age groups, Supplementary Figure S4 compares acidemia severity strata, and Supplementary Figure S5 compares acidemia timing strata. RFV, reason for visit.</w:t>
      </w:r>
    </w:p>
    <w:p w14:paraId="0B046D06" w14:textId="77777777"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577C922" wp14:editId="55C788BE">
            <wp:extent cx="5943600" cy="3745347"/>
            <wp:effectExtent l="0" t="0" r="0" b="0"/>
            <wp:docPr id="301" name="Figure_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ure_S6.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45347"/>
                    </a:xfrm>
                    <a:prstGeom prst="rect">
                      <a:avLst/>
                    </a:prstGeom>
                  </pic:spPr>
                </pic:pic>
              </a:graphicData>
            </a:graphic>
          </wp:inline>
        </w:drawing>
      </w:r>
    </w:p>
    <w:p w14:paraId="43D7277E" w14:textId="77777777" w:rsidR="00B3524F" w:rsidRPr="00B3524F" w:rsidRDefault="00B3524F">
      <w:pPr>
        <w:spacing w:before="100" w:beforeAutospacing="1" w:after="100" w:afterAutospacing="1" w:line="480" w:lineRule="auto"/>
        <w:pPrChange w:id="274" w:author="Reyan Merdad" w:date="2026-08-14T10:19:00Z" w16du:dateUtc="2026-08-14T16:19:00Z">
          <w:pPr>
            <w:spacing w:before="100" w:beforeAutospacing="1" w:after="100" w:afterAutospacing="1"/>
          </w:pPr>
        </w:pPrChange>
      </w:pPr>
      <w:r>
        <w:t>Supplementary Figure S6. Expanded source-specific ascertainment overlap across ABG, VBG, ICD, and UNKNOWN-source gas. Supplementary UpSet-style source-specific overlap summary showing ordered intersection counts across ABG, VBG, ICD, and UNKNOWN-source gas ascertainment sources. Figure 2 remains limited to ABG/VBG/ICD overlapping ascertainment indicators. ABG, arterial blood gas; ICD, International Classification of Diseases; VBG, venous blood gas.</w:t>
      </w:r>
    </w:p>
    <w:p w14:paraId="3012DBF9" w14:textId="77777777"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577C922" wp14:editId="39824616">
            <wp:extent cx="5943600" cy="2702503"/>
            <wp:effectExtent l="0" t="0" r="0" b="0"/>
            <wp:docPr id="302" name="Figure_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ure_S7.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702503"/>
                    </a:xfrm>
                    <a:prstGeom prst="rect">
                      <a:avLst/>
                    </a:prstGeom>
                  </pic:spPr>
                </pic:pic>
              </a:graphicData>
            </a:graphic>
          </wp:inline>
        </w:drawing>
      </w:r>
    </w:p>
    <w:p w14:paraId="5E8DB912" w14:textId="77777777" w:rsidR="00B3524F" w:rsidRPr="00B3524F" w:rsidRDefault="00B3524F">
      <w:pPr>
        <w:spacing w:before="100" w:beforeAutospacing="1" w:after="100" w:afterAutospacing="1" w:line="480" w:lineRule="auto"/>
        <w:pPrChange w:id="275" w:author="Reyan Merdad" w:date="2026-08-14T10:19:00Z" w16du:dateUtc="2026-08-14T16:19:00Z">
          <w:pPr>
            <w:spacing w:before="100" w:beforeAutospacing="1" w:after="100" w:afterAutospacing="1"/>
          </w:pPr>
        </w:pPrChange>
      </w:pPr>
      <w:r>
        <w:t>Supplementary Figure S7. Time to first blood gas by presenting-concern category. Median and interquartile range of time from ED arrival to first qualifying blood gas documentation are shown for grouped presenting-concern categories within the blood-gas subset. This analysis describes timing of blood-gas documentation and should not be interpreted as diagnostic delay. ED, emergency department.</w:t>
      </w:r>
    </w:p>
    <w:p w14:paraId="7E01CAAA" w14:textId="77777777" w:rsidR="00A51A1B" w:rsidRPr="00B3524F" w:rsidRDefault="00A51A1B" w:rsidP="00B3524F">
      <w:pPr>
        <w:spacing w:before="100" w:beforeAutospacing="1" w:after="100" w:afterAutospacing="1"/>
      </w:pPr>
      <w:r>
        <w:rPr>
          <w:noProof/>
          <w14:ligatures w14:val="standardContextual"/>
        </w:rPr>
        <w:drawing>
          <wp:inline distT="0" distB="0" distL="0" distR="0" wp14:anchorId="0577C922" wp14:editId="39CE46E3">
            <wp:extent cx="5943600" cy="2474266"/>
            <wp:effectExtent l="0" t="0" r="0" b="0"/>
            <wp:docPr id="303" name="Figure_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igure_S8.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474266"/>
                    </a:xfrm>
                    <a:prstGeom prst="rect">
                      <a:avLst/>
                    </a:prstGeom>
                  </pic:spPr>
                </pic:pic>
              </a:graphicData>
            </a:graphic>
          </wp:inline>
        </w:drawing>
      </w:r>
    </w:p>
    <w:p w14:paraId="25C8E7E0" w14:textId="77777777" w:rsidR="00B3524F" w:rsidRPr="00B3524F" w:rsidRDefault="00B3524F" w:rsidP="00B3524F">
      <w:pPr>
        <w:spacing w:before="100" w:beforeAutospacing="1" w:after="100" w:afterAutospacing="1"/>
      </w:pPr>
      <w:r>
        <w:t>Supplementary Figure S8. ICD recognition versus pCO2 severity by category. Matrix heatmap showing percent ICD-positive across qualifying pCO2 bins for grouped presenting-concern categories. ICD recognition is descriptive and should not be interpreted as diagnostic accuracy without chart review. ICD, International Classification of Diseases.</w:t>
      </w:r>
    </w:p>
    <w:p w14:paraId="2774497A" w14:textId="77777777" w:rsidR="00A51A1B" w:rsidRPr="00B3524F" w:rsidRDefault="00A51A1B" w:rsidP="00B3524F">
      <w:pPr>
        <w:spacing w:before="100" w:beforeAutospacing="1" w:after="100" w:afterAutospacing="1"/>
      </w:pPr>
      <w:r>
        <w:rPr>
          <w:noProof/>
          <w14:ligatures w14:val="standardContextual"/>
        </w:rPr>
        <w:lastRenderedPageBreak/>
        <w:drawing>
          <wp:inline distT="0" distB="0" distL="0" distR="0" wp14:anchorId="0577C922" wp14:editId="525635A8">
            <wp:extent cx="5943600" cy="3143204"/>
            <wp:effectExtent l="0" t="0" r="0" b="0"/>
            <wp:docPr id="304" name="Figure_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Figure_S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43204"/>
                    </a:xfrm>
                    <a:prstGeom prst="rect">
                      <a:avLst/>
                    </a:prstGeom>
                  </pic:spPr>
                </pic:pic>
              </a:graphicData>
            </a:graphic>
          </wp:inline>
        </w:drawing>
      </w:r>
    </w:p>
    <w:p w14:paraId="3333A3A4" w14:textId="77777777" w:rsidR="00B3524F" w:rsidRPr="00B3524F" w:rsidRDefault="00B3524F">
      <w:pPr>
        <w:spacing w:before="100" w:beforeAutospacing="1" w:after="100" w:afterAutospacing="1" w:line="480" w:lineRule="auto"/>
        <w:pPrChange w:id="276" w:author="Reyan Merdad" w:date="2026-08-14T10:19:00Z" w16du:dateUtc="2026-08-14T16:19:00Z">
          <w:pPr>
            <w:spacing w:before="100" w:beforeAutospacing="1" w:after="100" w:afterAutospacing="1"/>
          </w:pPr>
        </w:pPrChange>
      </w:pPr>
      <w:r>
        <w:t>Supplementary Figure S9. Grouped presenting-concern category prevalence across bicarbonate strata. Grouped admission-level presenting-concern category prevalence is shown across bicarbonate strata among blood-gas-ascertained admissions with available bicarbonate; percentages are multi-label and not mutually exclusive. Bicarbonate strata are presented as descriptive evidence of acid-base compensation and should not be interpreted as definitive chronicity classification.</w:t>
      </w:r>
    </w:p>
    <w:p w14:paraId="7A9352E8" w14:textId="40DFF5C7" w:rsidR="00873C1E" w:rsidRPr="00B275D9" w:rsidRDefault="00873C1E" w:rsidP="00873C1E">
      <w:pPr>
        <w:spacing w:before="100" w:beforeAutospacing="1" w:after="100" w:afterAutospacing="1"/>
        <w:rPr>
          <w:rFonts w:asciiTheme="majorBidi" w:hAnsiTheme="majorBidi" w:cstheme="majorBidi"/>
          <w:color w:val="000000"/>
          <w:sz w:val="36"/>
          <w:szCs w:val="36"/>
        </w:rPr>
      </w:pPr>
      <w:r w:rsidRPr="00B275D9">
        <w:rPr>
          <w:rFonts w:asciiTheme="majorBidi" w:hAnsiTheme="majorBidi" w:cstheme="majorBidi"/>
          <w:color w:val="000000"/>
          <w:sz w:val="36"/>
          <w:szCs w:val="36"/>
        </w:rPr>
        <w:t>References</w:t>
      </w:r>
    </w:p>
    <w:p w14:paraId="7967826B" w14:textId="77777777" w:rsidR="009445B8" w:rsidRPr="009445B8" w:rsidRDefault="00566451" w:rsidP="009445B8">
      <w:pPr>
        <w:pStyle w:val="Bibliography"/>
        <w:rPr>
          <w:rFonts w:eastAsiaTheme="minorHAnsi"/>
          <w14:ligatures w14:val="standardContextual"/>
        </w:rPr>
      </w:pPr>
      <w:r w:rsidRPr="00B275D9">
        <w:fldChar w:fldCharType="begin"/>
      </w:r>
      <w:r w:rsidR="009445B8">
        <w:instrText xml:space="preserve"> ADDIN ZOTERO_BIBL {"uncited":[],"omitted":[["http://zotero.org/groups/6006426/items/8AEWPBHG"]],"custom":[]} CSL_BIBLIOGRAPHY </w:instrText>
      </w:r>
      <w:r w:rsidRPr="00B275D9">
        <w:fldChar w:fldCharType="separate"/>
      </w:r>
      <w:r w:rsidR="009445B8" w:rsidRPr="009445B8">
        <w:rPr>
          <w:rFonts w:eastAsiaTheme="minorHAnsi"/>
          <w14:ligatures w14:val="standardContextual"/>
        </w:rPr>
        <w:t>1.</w:t>
      </w:r>
      <w:r w:rsidR="009445B8" w:rsidRPr="009445B8">
        <w:rPr>
          <w:rFonts w:eastAsiaTheme="minorHAnsi"/>
          <w14:ligatures w14:val="standardContextual"/>
        </w:rPr>
        <w:tab/>
        <w:t>Lagina M, Valley TS. Diagnosis and Management of Acute Respiratory Failure. Crit Care Clin. 2024 Apr;40(2):235–53. doi:10.1016/j.ccc.2024.01.002 PubMed PMID: 38432694; PubMed Central PMCID: PMC10910131.</w:t>
      </w:r>
    </w:p>
    <w:p w14:paraId="13033BCF"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w:t>
      </w:r>
      <w:r w:rsidRPr="009445B8">
        <w:rPr>
          <w:rFonts w:eastAsiaTheme="minorHAnsi"/>
          <w14:ligatures w14:val="standardContextual"/>
        </w:rPr>
        <w:tab/>
        <w:t>Chung Y, Garden FL, Marks GB, Vedam H. Causes of hypercapnic respiratory failure and associated in-hospital mortality. Respirology. 2023 Feb;28(2):176–82. doi:10.1111/resp.14388 PubMed PMID: 36210347; PubMed Central PMCID: PMC10092076.</w:t>
      </w:r>
    </w:p>
    <w:p w14:paraId="7E1A2E1E"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3.</w:t>
      </w:r>
      <w:r w:rsidRPr="009445B8">
        <w:rPr>
          <w:rFonts w:eastAsiaTheme="minorHAnsi"/>
          <w14:ligatures w14:val="standardContextual"/>
        </w:rPr>
        <w:tab/>
        <w:t>Tregidgo L, D’Cruz RF. Supporting patients with hypercapnia. Clinical Medicine. 2024 Jan;24(1):100007. doi:10.1016/j.clinme.2023.100007 PubMed PMID: 38382181; PubMed Central PMCID: PMC11024829.</w:t>
      </w:r>
    </w:p>
    <w:p w14:paraId="4D681E66"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lastRenderedPageBreak/>
        <w:t>4.</w:t>
      </w:r>
      <w:r w:rsidRPr="009445B8">
        <w:rPr>
          <w:rFonts w:eastAsiaTheme="minorHAnsi"/>
          <w14:ligatures w14:val="standardContextual"/>
        </w:rPr>
        <w:tab/>
        <w:t>Jimenez JV, Ackrivo J, Hsu JY, Wilson MW, Labaki WW, Hansen-Flaschen J, et al. Lowering PCO2 With Noninvasive Ventilation Is Associated With Improved Survival in Chronic Hypercapnic Respiratory Failure. Respir Care. 2023 Nov 25;68(12):1613–22. doi:10.4187/respcare.10813 PubMed PMID: 37137711; PubMed Central PMCID: PMC10676248.</w:t>
      </w:r>
    </w:p>
    <w:p w14:paraId="2E62FF4E"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5.</w:t>
      </w:r>
      <w:r w:rsidRPr="009445B8">
        <w:rPr>
          <w:rFonts w:eastAsiaTheme="minorHAnsi"/>
          <w14:ligatures w14:val="standardContextual"/>
        </w:rPr>
        <w:tab/>
        <w:t>Sharma S, Stansbury R, Mudgal M, Srinivasan P, Rojas E, Olgers KK, et al. Post-Discharge non-invasive ventilation for hypercapnic respiratory failure: Outcomes in a Rural Cohort. PLoS One. 2025;20(4):e0321420. doi:10.1371/journal.pone.0321420 PubMed PMID: 40238737; PubMed Central PMCID: PMC12002495.</w:t>
      </w:r>
    </w:p>
    <w:p w14:paraId="26E91B6B"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6.</w:t>
      </w:r>
      <w:r w:rsidRPr="009445B8">
        <w:rPr>
          <w:rFonts w:eastAsiaTheme="minorHAnsi"/>
          <w14:ligatures w14:val="standardContextual"/>
        </w:rPr>
        <w:tab/>
        <w:t>Dupuis C, Kamel T, Beyls C, Le Moal C, Garcon P, Goursaud S, et al. Acute hYpErcapnic respiratory failure in The ICU: A multicenter prospective observational study - The YETI study. Ann Intensive Care. 2026;16:100016. doi:10.1016/j.aicoj.2025.100016 PubMed PMID: 41788479; PubMed Central PMCID: PMC12934414.</w:t>
      </w:r>
    </w:p>
    <w:p w14:paraId="57CDA7AB"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7.</w:t>
      </w:r>
      <w:r w:rsidRPr="009445B8">
        <w:rPr>
          <w:rFonts w:eastAsiaTheme="minorHAnsi"/>
          <w14:ligatures w14:val="standardContextual"/>
        </w:rPr>
        <w:tab/>
        <w:t>Locke BW, Richards WW, Gouripeddi R, Brown JP, Anderson-Bell D, Finkelstein J, et al. The Consistency of Hypercapnic Respiratory Failure Case Definitions in Electronic Health Record Data. Chest. 2026 Jan;169(1):230–43. doi:10.1016/j.chest.2025.08.002 PubMed PMID: 40885535; PubMed Central PMCID: PMC12739763.</w:t>
      </w:r>
    </w:p>
    <w:p w14:paraId="07A6361F"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8.</w:t>
      </w:r>
      <w:r w:rsidRPr="009445B8">
        <w:rPr>
          <w:rFonts w:eastAsiaTheme="minorHAnsi"/>
          <w14:ligatures w14:val="standardContextual"/>
        </w:rPr>
        <w:tab/>
        <w:t>Wagner MM, Hogan WR, Chapman WW, Gesteland PH. Chief Complaints and ICD Codes. In: Handbook of Biosurveillance [Internet]. Elsevier; 2006 [cited 2026 Jan 14]. p. 333–59. Available from: https://linkinghub.elsevier.com/retrieve/pii/B9780123693785500259 doi:10.1016/B978-012369378-5/50025-9 PubMed Central PMCID: PMC7161385.</w:t>
      </w:r>
    </w:p>
    <w:p w14:paraId="0E77056D"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9.</w:t>
      </w:r>
      <w:r w:rsidRPr="009445B8">
        <w:rPr>
          <w:rFonts w:eastAsiaTheme="minorHAnsi"/>
          <w14:ligatures w14:val="standardContextual"/>
        </w:rPr>
        <w:tab/>
        <w:t>Koleck TA, Dreisbach C, Bourne PE, Bakken S. Natural language processing of symptoms documented in free-text narratives of electronic health records: a systematic review. J Am Med Inform Assoc. 2019 Apr 1;26(4):364–79. doi:10.1093/jamia/ocy173 PubMed PMID: 30726935; PubMed Central PMCID: PMC6657282.</w:t>
      </w:r>
    </w:p>
    <w:p w14:paraId="0717E8FD"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10.</w:t>
      </w:r>
      <w:r w:rsidRPr="009445B8">
        <w:rPr>
          <w:rFonts w:eastAsiaTheme="minorHAnsi"/>
          <w14:ligatures w14:val="standardContextual"/>
        </w:rPr>
        <w:tab/>
        <w:t>Johnson AEW, Bulgarelli L, Shen L, Gayles A, Shammout A, Horng S, et al. MIMIC-IV, a freely accessible electronic health record dataset. Sci Data. 2023 Jan 3;10(1):1. doi:10.1038/s41597-022-01899-x PubMed PMID: 36596836; PubMed Central PMCID: PMC9810617.</w:t>
      </w:r>
    </w:p>
    <w:p w14:paraId="3B51E2D7"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11.</w:t>
      </w:r>
      <w:r w:rsidRPr="009445B8">
        <w:rPr>
          <w:rFonts w:eastAsiaTheme="minorHAnsi"/>
          <w14:ligatures w14:val="standardContextual"/>
        </w:rPr>
        <w:tab/>
        <w:t>World Health Organization. International Statistical Classification of Diseases and Related Health Problems (ICD) [Internet]. Available from: https://www.who.int/classifications/classification-of-diseases</w:t>
      </w:r>
    </w:p>
    <w:p w14:paraId="4F781D08"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12.</w:t>
      </w:r>
      <w:r w:rsidRPr="009445B8">
        <w:rPr>
          <w:rFonts w:eastAsiaTheme="minorHAnsi"/>
          <w14:ligatures w14:val="standardContextual"/>
        </w:rPr>
        <w:tab/>
        <w:t>Meservey AJ, Burton MC, Priest J, Teneback CC, Dixon AE. Risk of Readmission and Mortality Following Hospitalization with Hypercapnic Respiratory Failure. Lung. 2020 Feb;198(1):121–34. doi:10.1007/s00408-019-00300-w PubMed PMID: 31828514; PubMed Central PMCID: PMC7223622.</w:t>
      </w:r>
    </w:p>
    <w:p w14:paraId="4DFEAE52"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13.</w:t>
      </w:r>
      <w:r w:rsidRPr="009445B8">
        <w:rPr>
          <w:rFonts w:eastAsiaTheme="minorHAnsi"/>
          <w14:ligatures w14:val="standardContextual"/>
        </w:rPr>
        <w:tab/>
        <w:t>Kelly AM, Kyle E, McAlpine R. Venous pCO(2) and pH can be used to screen for significant hypercarbia in emergency patients with acute respiratory disease. J Emerg Med. 2002 Jan;22(1):15–9. doi:10.1016/s0736-4679(01)00431-0 PubMed PMID: 11809551.</w:t>
      </w:r>
    </w:p>
    <w:p w14:paraId="3E7267A4"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lastRenderedPageBreak/>
        <w:t>14.</w:t>
      </w:r>
      <w:r w:rsidRPr="009445B8">
        <w:rPr>
          <w:rFonts w:eastAsiaTheme="minorHAnsi"/>
          <w14:ligatures w14:val="standardContextual"/>
        </w:rPr>
        <w:tab/>
        <w:t>Bloom BM, Grundlingh J, Bestwick JP, Harris T. The role of venous blood gas in the emergency department: a systematic review and meta-analysis. Eur J Emerg Med. 2014 Apr;21(2):81–8. doi:10.1097/MEJ.0b013e32836437cf PubMed PMID: 23903783.</w:t>
      </w:r>
    </w:p>
    <w:p w14:paraId="45FECEFA"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15.</w:t>
      </w:r>
      <w:r w:rsidRPr="009445B8">
        <w:rPr>
          <w:rFonts w:eastAsiaTheme="minorHAnsi"/>
          <w14:ligatures w14:val="standardContextual"/>
        </w:rPr>
        <w:tab/>
        <w:t>Davidson AC, Banham S, Elliott M, Kennedy D, Gelder C, Glossop A, et al. BTS/ICS guideline for the ventilatory management of acute hypercapnic respiratory failure in adults. Thorax. 2016 Apr;71 Suppl 2:ii1-35. doi:10.1136/thoraxjnl-2015-208209 PubMed PMID: 26976648.</w:t>
      </w:r>
    </w:p>
    <w:p w14:paraId="5B5722D6"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16.</w:t>
      </w:r>
      <w:r w:rsidRPr="009445B8">
        <w:rPr>
          <w:rFonts w:eastAsiaTheme="minorHAnsi"/>
          <w14:ligatures w14:val="standardContextual"/>
        </w:rPr>
        <w:tab/>
        <w:t>Sounack T, Davis J, Durieux B, Chaffin A, Pollard TJ, Lehman E, et al. BioClinical ModernBERT: A State-of-the-Art Long-Context Encoder for Biomedical and Clinical NLP [Internet]. arXiv; 2025 [cited 2026 May 30]. Available from: https://arxiv.org/abs/2506.10896 doi:10.48550/ARXIV.2506.10896</w:t>
      </w:r>
    </w:p>
    <w:p w14:paraId="38E059AA"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17.</w:t>
      </w:r>
      <w:r w:rsidRPr="009445B8">
        <w:rPr>
          <w:rFonts w:eastAsiaTheme="minorHAnsi"/>
          <w14:ligatures w14:val="standardContextual"/>
        </w:rPr>
        <w:tab/>
        <w:t>Snell J, Swersky K, Zemel RS. Prototypical Networks for Few-shot Learning [Internet]. arXiv; 2017 [cited 2026 May 30]. Available from: https://arxiv.org/abs/1703.05175 doi:10.48550/ARXIV.1703.05175</w:t>
      </w:r>
    </w:p>
    <w:p w14:paraId="11DC9425"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18.</w:t>
      </w:r>
      <w:r w:rsidRPr="009445B8">
        <w:rPr>
          <w:rFonts w:eastAsiaTheme="minorHAnsi"/>
          <w14:ligatures w14:val="standardContextual"/>
        </w:rPr>
        <w:tab/>
        <w:t>Reimers N, Gurevych I. Sentence-BERT: Sentence Embeddings using Siamese BERT-Networks [Internet]. arXiv; 2019 [cited 2026 May 30]. Available from: http://arxiv.org/abs/1908.10084 doi:10.48550/arXiv.1908.10084</w:t>
      </w:r>
    </w:p>
    <w:p w14:paraId="562C0A8F"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19.</w:t>
      </w:r>
      <w:r w:rsidRPr="009445B8">
        <w:rPr>
          <w:rFonts w:eastAsiaTheme="minorHAnsi"/>
          <w14:ligatures w14:val="standardContextual"/>
        </w:rPr>
        <w:tab/>
        <w:t>Cohen J. A Coefficient of Agreement for Nominal Scales. Educational and Psychological Measurement. 1960 Apr;20(1):37–46. doi:10.1177/001316446002000104</w:t>
      </w:r>
    </w:p>
    <w:p w14:paraId="729DF5D9"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20.</w:t>
      </w:r>
      <w:r w:rsidRPr="009445B8">
        <w:rPr>
          <w:rFonts w:eastAsiaTheme="minorHAnsi"/>
          <w14:ligatures w14:val="standardContextual"/>
        </w:rPr>
        <w:tab/>
        <w:t>Gwet KL. Computing inter‐rater reliability and its variance in the presence of high agreement. Brit J Math &amp;amp; Statis. 2008 May;61(1):29–48. doi:10.1348/000711006X126600</w:t>
      </w:r>
    </w:p>
    <w:p w14:paraId="30ED873C"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21.</w:t>
      </w:r>
      <w:r w:rsidRPr="009445B8">
        <w:rPr>
          <w:rFonts w:eastAsiaTheme="minorHAnsi"/>
          <w14:ligatures w14:val="standardContextual"/>
        </w:rPr>
        <w:tab/>
        <w:t>Trethewey SP, Edgar RG, Morlet J, Mukherjee R, Turner AM. Late presentation of acute hypercapnic respiratory failure carries a high mortality risk in COPD patients treated with ward-based NIV. Respir Med. 2019 May;151:128–32. doi:10.1016/j.rmed.2019.04.013 PubMed PMID: 31047109.</w:t>
      </w:r>
    </w:p>
    <w:p w14:paraId="2369D6F3"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22.</w:t>
      </w:r>
      <w:r w:rsidRPr="009445B8">
        <w:rPr>
          <w:rFonts w:eastAsiaTheme="minorHAnsi"/>
          <w14:ligatures w14:val="standardContextual"/>
        </w:rPr>
        <w:tab/>
        <w:t>Sterling NW, Patzer RE, Di M, Schrager JD. Prediction of emergency department patient disposition based on natural language processing of triage notes. Int J Med Inform. 2019 Sep;129:184–8. doi:10.1016/j.ijmedinf.2019.06.008 PubMed PMID: 31445253.</w:t>
      </w:r>
    </w:p>
    <w:p w14:paraId="2E67ED10"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23.</w:t>
      </w:r>
      <w:r w:rsidRPr="009445B8">
        <w:rPr>
          <w:rFonts w:eastAsiaTheme="minorHAnsi"/>
          <w14:ligatures w14:val="standardContextual"/>
        </w:rPr>
        <w:tab/>
        <w:t>Xie F, Zhou J, Lee JW, Tan M, Li S, Rajnthern LS, et al. Benchmarking emergency department prediction models with machine learning and public electronic health records. Sci Data. 2022 Oct 27;9(1):658. doi:10.1038/s41597-022-01782-9 PubMed PMID: 36302776; PubMed Central PMCID: PMC9610299.</w:t>
      </w:r>
    </w:p>
    <w:p w14:paraId="63FE4EE9"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t>24.</w:t>
      </w:r>
      <w:r w:rsidRPr="009445B8">
        <w:rPr>
          <w:rFonts w:eastAsiaTheme="minorHAnsi"/>
          <w14:ligatures w14:val="standardContextual"/>
        </w:rPr>
        <w:tab/>
        <w:t>Stewart J, Lu J, Goudie A, Arendts G, Meka SA, Freeman S, et al. Applications of natural language processing at emergency department triage: A narrative review. PLoS One. 2023;18(12):e0279953. doi:10.1371/journal.pone.0279953 PubMed PMID: 38096321; PubMed Central PMCID: PMC10721204.</w:t>
      </w:r>
    </w:p>
    <w:p w14:paraId="2E262127" w14:textId="77777777" w:rsidR="009445B8" w:rsidRPr="009445B8" w:rsidRDefault="009445B8" w:rsidP="009445B8">
      <w:pPr>
        <w:pStyle w:val="Bibliography"/>
        <w:rPr>
          <w:rFonts w:eastAsiaTheme="minorHAnsi"/>
          <w14:ligatures w14:val="standardContextual"/>
        </w:rPr>
      </w:pPr>
      <w:r w:rsidRPr="009445B8">
        <w:rPr>
          <w:rFonts w:eastAsiaTheme="minorHAnsi"/>
          <w14:ligatures w14:val="standardContextual"/>
        </w:rPr>
        <w:lastRenderedPageBreak/>
        <w:t>25.</w:t>
      </w:r>
      <w:r w:rsidRPr="009445B8">
        <w:rPr>
          <w:rFonts w:eastAsiaTheme="minorHAnsi"/>
          <w14:ligatures w14:val="standardContextual"/>
        </w:rPr>
        <w:tab/>
        <w:t>Weiskopf NG, Dorr DA, Jackson C, Lehmann HP, Thompson CA. Healthcare utilization is a collider: an introduction to collider bias in EHR data reuse. Journal of the American Medical Informatics Association. 2023 Apr 19;30(5):971–7. doi:10.1093/jamia/ocad013</w:t>
      </w:r>
    </w:p>
    <w:p w14:paraId="4CACDEFB" w14:textId="07D2AD36" w:rsidR="002B6F04" w:rsidRPr="00D1428A" w:rsidRDefault="00566451" w:rsidP="009445B8">
      <w:pPr>
        <w:pStyle w:val="Bibliography"/>
        <w:rPr>
          <w:b/>
          <w:bCs/>
          <w:color w:val="000000"/>
          <w:sz w:val="36"/>
          <w:szCs w:val="36"/>
        </w:rPr>
      </w:pPr>
      <w:r w:rsidRPr="00B275D9">
        <w:rPr>
          <w:rFonts w:asciiTheme="majorBidi" w:hAnsiTheme="majorBidi" w:cstheme="majorBidi"/>
        </w:rPr>
        <w:fldChar w:fldCharType="end"/>
      </w:r>
    </w:p>
    <w:sectPr w:rsidR="002B6F04" w:rsidRPr="00D1428A" w:rsidSect="00F204AB">
      <w:footerReference w:type="even" r:id="rId26"/>
      <w:footerReference w:type="default" r:id="rId27"/>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Brian Locke" w:date="2026-06-29T06:12:00Z" w:initials="BL">
    <w:p w14:paraId="1285A82B" w14:textId="77777777" w:rsidR="005F5C0F" w:rsidRDefault="005F5C0F" w:rsidP="005F5C0F">
      <w:r>
        <w:rPr>
          <w:rStyle w:val="CommentReference"/>
        </w:rPr>
        <w:annotationRef/>
      </w:r>
      <w:r>
        <w:rPr>
          <w:sz w:val="20"/>
          <w:szCs w:val="20"/>
        </w:rPr>
        <w:t>updated affiliation?</w:t>
      </w:r>
    </w:p>
  </w:comment>
  <w:comment w:id="15" w:author="Brian Locke" w:date="2026-08-29T13:32:00Z" w:initials="BL">
    <w:p w14:paraId="5FA6A6FE" w14:textId="77777777" w:rsidR="009968A6" w:rsidRDefault="009968A6" w:rsidP="009968A6">
      <w:r>
        <w:rPr>
          <w:rStyle w:val="CommentReference"/>
        </w:rPr>
        <w:annotationRef/>
      </w:r>
      <w:r>
        <w:rPr>
          <w:sz w:val="20"/>
          <w:szCs w:val="20"/>
        </w:rPr>
        <w:t>I think this has to be less than 350 words.</w:t>
      </w:r>
    </w:p>
  </w:comment>
  <w:comment w:id="27" w:author="Brian Locke" w:date="2026-08-29T17:42:00Z" w:initials="BL">
    <w:p w14:paraId="54D1D355" w14:textId="77777777" w:rsidR="003F4840" w:rsidRDefault="003F4840" w:rsidP="003F4840">
      <w:r>
        <w:rPr>
          <w:rStyle w:val="CommentReference"/>
        </w:rPr>
        <w:annotationRef/>
      </w:r>
      <w:r>
        <w:rPr>
          <w:sz w:val="20"/>
          <w:szCs w:val="20"/>
        </w:rPr>
        <w:t>need to cut 12 words still</w:t>
      </w:r>
    </w:p>
  </w:comment>
  <w:comment w:id="125" w:author="Brian Locke" w:date="2026-08-29T17:41:00Z" w:initials="BL">
    <w:p w14:paraId="60EBD3DA" w14:textId="77777777" w:rsidR="003F4840" w:rsidRDefault="003F4840" w:rsidP="003F4840">
      <w:r>
        <w:rPr>
          <w:rStyle w:val="CommentReference"/>
        </w:rPr>
        <w:annotationRef/>
      </w:r>
      <w:r>
        <w:rPr>
          <w:sz w:val="20"/>
          <w:szCs w:val="20"/>
        </w:rPr>
        <w:t>e.g., Lagina/Valley plus Chung 2023 if needed. - double check these are right</w:t>
      </w:r>
    </w:p>
  </w:comment>
  <w:comment w:id="224" w:author="Warren Pettine" w:date="2026-08-06T10:08:00Z" w:initials="WP">
    <w:p w14:paraId="01BBA766" w14:textId="6ED33763" w:rsidR="00C45AFE" w:rsidRDefault="00C45AFE">
      <w:pPr>
        <w:pStyle w:val="CommentText"/>
      </w:pPr>
      <w:r>
        <w:rPr>
          <w:rStyle w:val="CommentReference"/>
        </w:rPr>
        <w:annotationRef/>
      </w:r>
      <w:r>
        <w:t>What is a “concern fragment?”</w:t>
      </w:r>
    </w:p>
  </w:comment>
  <w:comment w:id="225" w:author="Reyan Merdad" w:date="2026-08-10T14:20:00Z" w:initials="RM">
    <w:p w14:paraId="732FE29A" w14:textId="77777777" w:rsidR="0029074A" w:rsidRDefault="0029074A" w:rsidP="0029074A">
      <w:r>
        <w:rPr>
          <w:rStyle w:val="CommentReference"/>
        </w:rPr>
        <w:annotationRef/>
      </w:r>
      <w:r>
        <w:rPr>
          <w:sz w:val="20"/>
          <w:szCs w:val="20"/>
        </w:rPr>
        <w:t>concern fragment meant a phrase within the triage chief complaint representing a symptom or presenting concern</w:t>
      </w:r>
    </w:p>
  </w:comment>
  <w:comment w:id="235" w:author="Brian Locke" w:date="2026-07-02T20:53:00Z" w:initials="BL">
    <w:p w14:paraId="4FD292D7" w14:textId="77777777" w:rsidR="00E348B0" w:rsidRDefault="00E348B0" w:rsidP="00E348B0">
      <w:r>
        <w:rPr>
          <w:rStyle w:val="CommentReference"/>
        </w:rPr>
        <w:annotationRef/>
      </w:r>
      <w:r>
        <w:rPr>
          <w:sz w:val="20"/>
          <w:szCs w:val="20"/>
        </w:rPr>
        <w:t>I don't understand what the deleted sentence meant</w:t>
      </w:r>
    </w:p>
  </w:comment>
  <w:comment w:id="236" w:author="Warren Pettine" w:date="2026-08-06T10:19:00Z" w:initials="WP">
    <w:p w14:paraId="5F099F45" w14:textId="541F3305" w:rsidR="00B17716" w:rsidRDefault="00B17716">
      <w:pPr>
        <w:pStyle w:val="CommentText"/>
      </w:pPr>
      <w:r>
        <w:rPr>
          <w:rStyle w:val="CommentReference"/>
        </w:rPr>
        <w:annotationRef/>
      </w:r>
      <w:r>
        <w:t>For results, always end each paragraph with an interpretation of the numbers in light of the study hypotheses. You’re relying too much on the reader to do that in their head. They’ll check out.</w:t>
      </w:r>
    </w:p>
  </w:comment>
  <w:comment w:id="239" w:author="Warren Pettine" w:date="2026-08-06T10:14:00Z" w:initials="WP">
    <w:p w14:paraId="5319F22B" w14:textId="77777777" w:rsidR="00D06F67" w:rsidRDefault="00D06F67">
      <w:pPr>
        <w:pStyle w:val="CommentText"/>
      </w:pPr>
      <w:r>
        <w:rPr>
          <w:rStyle w:val="CommentReference"/>
        </w:rPr>
        <w:annotationRef/>
      </w:r>
      <w:r>
        <w:t>Provide an interpretation of this at the end. What should the reader take away from these numbers? Also, why are κ = 0.73 and AC1 = 0.97 so different?</w:t>
      </w:r>
      <w:r>
        <w:br/>
      </w:r>
      <w:r>
        <w:br/>
        <w:t>I think this should also come earlier, as it is important for the interpretation of all the subsequent results.</w:t>
      </w:r>
    </w:p>
  </w:comment>
  <w:comment w:id="250" w:author="Warren Pettine" w:date="2026-08-06T10:14:00Z" w:initials="WP">
    <w:p w14:paraId="5D048890" w14:textId="2C05946A" w:rsidR="00B17716" w:rsidRDefault="00C45AFE">
      <w:pPr>
        <w:pStyle w:val="CommentText"/>
      </w:pPr>
      <w:r>
        <w:rPr>
          <w:rStyle w:val="CommentReference"/>
        </w:rPr>
        <w:annotationRef/>
      </w:r>
      <w:r>
        <w:t>Provide an interpretation of this at the end. What should the reader take away from these numbers?</w:t>
      </w:r>
      <w:r w:rsidR="00B17716">
        <w:t xml:space="preserve"> Also, why are κ = 0.73 and AC1 = 0.97 so different?</w:t>
      </w:r>
      <w:r w:rsidR="00B17716">
        <w:br/>
      </w:r>
      <w:r w:rsidR="00B17716">
        <w:br/>
        <w:t>I think this should also come earlier, as it is important for the interpretation of all the subsequent results.</w:t>
      </w:r>
    </w:p>
  </w:comment>
  <w:comment w:id="251" w:author="Reyan Merdad" w:date="2026-08-10T16:24:00Z" w:initials="RM">
    <w:p w14:paraId="197732F2" w14:textId="77777777" w:rsidR="00D06F67" w:rsidRDefault="00D06F67" w:rsidP="00D06F67">
      <w:r>
        <w:rPr>
          <w:rStyle w:val="CommentReference"/>
        </w:rPr>
        <w:annotationRef/>
      </w:r>
      <w:r>
        <w:rPr>
          <w:sz w:val="20"/>
          <w:szCs w:val="20"/>
        </w:rPr>
        <w:t>fixed</w:t>
      </w:r>
    </w:p>
  </w:comment>
  <w:comment w:id="259" w:author="Brian Locke" w:date="2026-06-29T07:26:00Z" w:initials="BL">
    <w:p w14:paraId="6AA9FB06" w14:textId="77777777" w:rsidR="0043539F" w:rsidRDefault="0043539F" w:rsidP="0043539F">
      <w:r>
        <w:rPr>
          <w:rStyle w:val="CommentReference"/>
        </w:rPr>
        <w:annotationRef/>
      </w:r>
      <w:r>
        <w:rPr>
          <w:sz w:val="20"/>
          <w:szCs w:val="20"/>
        </w:rPr>
        <w:t>this is a bit bland - would talk about why it matters here.</w:t>
      </w:r>
    </w:p>
  </w:comment>
  <w:comment w:id="261" w:author="Brian Locke" w:date="2026-06-29T06:24:00Z" w:initials="BL">
    <w:p w14:paraId="1777CDCA" w14:textId="77777777" w:rsidR="00A31019" w:rsidRDefault="00A31019" w:rsidP="00A31019">
      <w:r>
        <w:rPr>
          <w:rStyle w:val="CommentReference"/>
        </w:rPr>
        <w:annotationRef/>
      </w:r>
      <w:r>
        <w:rPr>
          <w:sz w:val="20"/>
          <w:szCs w:val="20"/>
        </w:rPr>
        <w:t>not sure we need to reiterate this again</w:t>
      </w:r>
    </w:p>
  </w:comment>
  <w:comment w:id="267" w:author="Brian Locke" w:date="2026-06-29T06:29:00Z" w:initials="BL">
    <w:p w14:paraId="11C0A194" w14:textId="77777777" w:rsidR="003D5E28" w:rsidRDefault="003D5E28" w:rsidP="003D5E28">
      <w:r>
        <w:rPr>
          <w:rStyle w:val="CommentReference"/>
        </w:rPr>
        <w:annotationRef/>
      </w:r>
      <w:r>
        <w:rPr>
          <w:sz w:val="20"/>
          <w:szCs w:val="20"/>
        </w:rPr>
        <w:t>we should make the dots smaller so the bars are visible. I'll do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285A82B" w15:done="1"/>
  <w15:commentEx w15:paraId="5FA6A6FE" w15:done="0"/>
  <w15:commentEx w15:paraId="54D1D355" w15:done="0"/>
  <w15:commentEx w15:paraId="60EBD3DA" w15:done="0"/>
  <w15:commentEx w15:paraId="01BBA766" w15:done="0"/>
  <w15:commentEx w15:paraId="732FE29A" w15:paraIdParent="01BBA766" w15:done="0"/>
  <w15:commentEx w15:paraId="4FD292D7" w15:done="1"/>
  <w15:commentEx w15:paraId="5F099F45" w15:done="0"/>
  <w15:commentEx w15:paraId="5319F22B" w15:done="0"/>
  <w15:commentEx w15:paraId="5D048890" w15:done="0"/>
  <w15:commentEx w15:paraId="197732F2" w15:paraIdParent="5D048890" w15:done="0"/>
  <w15:commentEx w15:paraId="6AA9FB06" w15:done="1"/>
  <w15:commentEx w15:paraId="1777CDCA" w15:done="1"/>
  <w15:commentEx w15:paraId="11C0A1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01DBDF6" w16cex:dateUtc="2026-06-29T12:12:00Z"/>
  <w16cex:commentExtensible w16cex:durableId="792DBC8A" w16cex:dateUtc="2026-08-29T19:32:00Z"/>
  <w16cex:commentExtensible w16cex:durableId="3A0FF969" w16cex:dateUtc="2026-08-29T23:42:00Z"/>
  <w16cex:commentExtensible w16cex:durableId="74DEC76F" w16cex:dateUtc="2026-08-29T23:41:00Z"/>
  <w16cex:commentExtensible w16cex:durableId="0CCEA7F1" w16cex:dateUtc="2026-08-06T16:08:00Z"/>
  <w16cex:commentExtensible w16cex:durableId="64148901" w16cex:dateUtc="2026-08-10T20:20:00Z"/>
  <w16cex:commentExtensible w16cex:durableId="5885C5AA" w16cex:dateUtc="2026-07-03T02:53:00Z"/>
  <w16cex:commentExtensible w16cex:durableId="0A5B8AF0" w16cex:dateUtc="2026-08-06T16:19:00Z"/>
  <w16cex:commentExtensible w16cex:durableId="4D8EC2EF" w16cex:dateUtc="2026-08-06T16:14:00Z"/>
  <w16cex:commentExtensible w16cex:durableId="4808929D" w16cex:dateUtc="2026-08-06T16:14:00Z"/>
  <w16cex:commentExtensible w16cex:durableId="41CDEA4E" w16cex:dateUtc="2026-08-10T22:24:00Z"/>
  <w16cex:commentExtensible w16cex:durableId="667320D6" w16cex:dateUtc="2026-06-29T13:26:00Z"/>
  <w16cex:commentExtensible w16cex:durableId="34654F8F" w16cex:dateUtc="2026-06-29T12:24:00Z">
    <w16cex:extLst>
      <w16:ext w16:uri="{CE6994B0-6A32-4C9F-8C6B-6E91EDA988CE}">
        <cr:reactions xmlns:cr="http://schemas.microsoft.com/office/comments/2020/reactions">
          <cr:reaction reactionType="1">
            <cr:reactionInfo dateUtc="2026-07-02T06:49:22Z">
              <cr:user userId="S::u6059564@umail.utah.edu::48a57150-0617-4fa7-8ece-88c988fc68e6" userProvider="AD" userName="Reyan Merdad"/>
            </cr:reactionInfo>
          </cr:reaction>
        </cr:reactions>
      </w16:ext>
    </w16cex:extLst>
  </w16cex:commentExtensible>
  <w16cex:commentExtensible w16cex:durableId="4DDD3C2C" w16cex:dateUtc="2026-06-29T12:29:00Z">
    <w16cex:extLst>
      <w16:ext w16:uri="{CE6994B0-6A32-4C9F-8C6B-6E91EDA988CE}">
        <cr:reactions xmlns:cr="http://schemas.microsoft.com/office/comments/2020/reactions">
          <cr:reaction reactionType="1">
            <cr:reactionInfo dateUtc="2026-07-02T07:07:13Z">
              <cr:user userId="S::u6059564@umail.utah.edu::48a57150-0617-4fa7-8ece-88c988fc68e6" userProvider="AD" userName="Reyan Merdad"/>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285A82B" w16cid:durableId="001DBDF6"/>
  <w16cid:commentId w16cid:paraId="5FA6A6FE" w16cid:durableId="792DBC8A"/>
  <w16cid:commentId w16cid:paraId="54D1D355" w16cid:durableId="3A0FF969"/>
  <w16cid:commentId w16cid:paraId="60EBD3DA" w16cid:durableId="74DEC76F"/>
  <w16cid:commentId w16cid:paraId="01BBA766" w16cid:durableId="0CCEA7F1"/>
  <w16cid:commentId w16cid:paraId="732FE29A" w16cid:durableId="64148901"/>
  <w16cid:commentId w16cid:paraId="4FD292D7" w16cid:durableId="5885C5AA"/>
  <w16cid:commentId w16cid:paraId="5F099F45" w16cid:durableId="0A5B8AF0"/>
  <w16cid:commentId w16cid:paraId="5319F22B" w16cid:durableId="4D8EC2EF"/>
  <w16cid:commentId w16cid:paraId="5D048890" w16cid:durableId="4808929D"/>
  <w16cid:commentId w16cid:paraId="197732F2" w16cid:durableId="41CDEA4E"/>
  <w16cid:commentId w16cid:paraId="6AA9FB06" w16cid:durableId="667320D6"/>
  <w16cid:commentId w16cid:paraId="1777CDCA" w16cid:durableId="34654F8F"/>
  <w16cid:commentId w16cid:paraId="11C0A194" w16cid:durableId="4DDD3C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F60513" w14:textId="77777777" w:rsidR="00015264" w:rsidRDefault="00015264" w:rsidP="00432000">
      <w:r>
        <w:separator/>
      </w:r>
    </w:p>
  </w:endnote>
  <w:endnote w:type="continuationSeparator" w:id="0">
    <w:p w14:paraId="10F8C3A3" w14:textId="77777777" w:rsidR="00015264" w:rsidRDefault="00015264" w:rsidP="00432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22349098"/>
      <w:docPartObj>
        <w:docPartGallery w:val="Page Numbers (Bottom of Page)"/>
        <w:docPartUnique/>
      </w:docPartObj>
    </w:sdtPr>
    <w:sdtContent>
      <w:p w14:paraId="26CEAEC8" w14:textId="3565FB03" w:rsidR="00432000" w:rsidRDefault="00432000" w:rsidP="00F204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3386D88" w14:textId="77777777" w:rsidR="00432000" w:rsidRDefault="00432000" w:rsidP="00F204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98819034"/>
      <w:docPartObj>
        <w:docPartGallery w:val="Page Numbers (Bottom of Page)"/>
        <w:docPartUnique/>
      </w:docPartObj>
    </w:sdtPr>
    <w:sdtContent>
      <w:p w14:paraId="7EABFC1D" w14:textId="5FDC2FDC" w:rsidR="00432000" w:rsidRDefault="00432000" w:rsidP="00F204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EB8075" w14:textId="77777777" w:rsidR="00432000" w:rsidRDefault="00432000" w:rsidP="00F204A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BBBD8C" w14:textId="77777777" w:rsidR="00015264" w:rsidRDefault="00015264" w:rsidP="00432000">
      <w:r>
        <w:separator/>
      </w:r>
    </w:p>
  </w:footnote>
  <w:footnote w:type="continuationSeparator" w:id="0">
    <w:p w14:paraId="6D4030C3" w14:textId="77777777" w:rsidR="00015264" w:rsidRDefault="00015264" w:rsidP="004320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80906"/>
    <w:multiLevelType w:val="multilevel"/>
    <w:tmpl w:val="A15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5A89"/>
    <w:multiLevelType w:val="multilevel"/>
    <w:tmpl w:val="04BAA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02221"/>
    <w:multiLevelType w:val="multilevel"/>
    <w:tmpl w:val="2B54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22E3A"/>
    <w:multiLevelType w:val="multilevel"/>
    <w:tmpl w:val="AD82C48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26F20"/>
    <w:multiLevelType w:val="multilevel"/>
    <w:tmpl w:val="DABC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F5E5C"/>
    <w:multiLevelType w:val="multilevel"/>
    <w:tmpl w:val="61BA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715730"/>
    <w:multiLevelType w:val="multilevel"/>
    <w:tmpl w:val="4BB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B7AF4"/>
    <w:multiLevelType w:val="multilevel"/>
    <w:tmpl w:val="87E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612981">
    <w:abstractNumId w:val="6"/>
  </w:num>
  <w:num w:numId="2" w16cid:durableId="1291976986">
    <w:abstractNumId w:val="3"/>
  </w:num>
  <w:num w:numId="3" w16cid:durableId="552160549">
    <w:abstractNumId w:val="7"/>
  </w:num>
  <w:num w:numId="4" w16cid:durableId="709112659">
    <w:abstractNumId w:val="1"/>
  </w:num>
  <w:num w:numId="5" w16cid:durableId="1224174992">
    <w:abstractNumId w:val="0"/>
  </w:num>
  <w:num w:numId="6" w16cid:durableId="47922217">
    <w:abstractNumId w:val="5"/>
  </w:num>
  <w:num w:numId="7" w16cid:durableId="1666980525">
    <w:abstractNumId w:val="4"/>
  </w:num>
  <w:num w:numId="8" w16cid:durableId="1857845386">
    <w:abstractNumId w:val="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rian Locke">
    <w15:presenceInfo w15:providerId="AD" w15:userId="S::locke@mountainbiometrics.com::3e92e2c1-cba6-4306-8707-a9c18ff46fa4"/>
  </w15:person>
  <w15:person w15:author="Reyan Merdad">
    <w15:presenceInfo w15:providerId="AD" w15:userId="S::u6059564@umail.utah.edu::48a57150-0617-4fa7-8ece-88c988fc68e6"/>
  </w15:person>
  <w15:person w15:author="Warren Pettine">
    <w15:presenceInfo w15:providerId="AD" w15:userId="S::u6052942@umail.utah.edu::be692f6e-0b0d-46b8-975c-4970eeb13ad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167"/>
    <w:rsid w:val="00003C81"/>
    <w:rsid w:val="00010054"/>
    <w:rsid w:val="00010B6F"/>
    <w:rsid w:val="00011FBC"/>
    <w:rsid w:val="00012352"/>
    <w:rsid w:val="00014919"/>
    <w:rsid w:val="00015264"/>
    <w:rsid w:val="000203E2"/>
    <w:rsid w:val="000230AD"/>
    <w:rsid w:val="0002598D"/>
    <w:rsid w:val="00026341"/>
    <w:rsid w:val="00032B24"/>
    <w:rsid w:val="00033A00"/>
    <w:rsid w:val="00035523"/>
    <w:rsid w:val="00046BD8"/>
    <w:rsid w:val="000532A9"/>
    <w:rsid w:val="00053903"/>
    <w:rsid w:val="00053E68"/>
    <w:rsid w:val="000806C5"/>
    <w:rsid w:val="00084090"/>
    <w:rsid w:val="00096A7F"/>
    <w:rsid w:val="000973AB"/>
    <w:rsid w:val="000A099A"/>
    <w:rsid w:val="000A7560"/>
    <w:rsid w:val="000B690E"/>
    <w:rsid w:val="000C161C"/>
    <w:rsid w:val="000C46BE"/>
    <w:rsid w:val="000C767B"/>
    <w:rsid w:val="000D1DCB"/>
    <w:rsid w:val="000D6901"/>
    <w:rsid w:val="000E070A"/>
    <w:rsid w:val="000E1264"/>
    <w:rsid w:val="000E126C"/>
    <w:rsid w:val="000F15AA"/>
    <w:rsid w:val="000F47D7"/>
    <w:rsid w:val="000F71A4"/>
    <w:rsid w:val="00105888"/>
    <w:rsid w:val="00106000"/>
    <w:rsid w:val="00106287"/>
    <w:rsid w:val="00115F3D"/>
    <w:rsid w:val="00115FD2"/>
    <w:rsid w:val="00117536"/>
    <w:rsid w:val="001178D1"/>
    <w:rsid w:val="00127FAF"/>
    <w:rsid w:val="00130924"/>
    <w:rsid w:val="0013382E"/>
    <w:rsid w:val="00150E96"/>
    <w:rsid w:val="0015142B"/>
    <w:rsid w:val="00152E9C"/>
    <w:rsid w:val="001607E5"/>
    <w:rsid w:val="0016295B"/>
    <w:rsid w:val="001644C2"/>
    <w:rsid w:val="00173A5A"/>
    <w:rsid w:val="001838D2"/>
    <w:rsid w:val="00187378"/>
    <w:rsid w:val="001878E4"/>
    <w:rsid w:val="00194536"/>
    <w:rsid w:val="00194A6F"/>
    <w:rsid w:val="0019516D"/>
    <w:rsid w:val="00195BB9"/>
    <w:rsid w:val="001A0D56"/>
    <w:rsid w:val="001A20CC"/>
    <w:rsid w:val="001A2481"/>
    <w:rsid w:val="001A5636"/>
    <w:rsid w:val="001B2920"/>
    <w:rsid w:val="001B2FAD"/>
    <w:rsid w:val="001B3230"/>
    <w:rsid w:val="001C0367"/>
    <w:rsid w:val="001C0411"/>
    <w:rsid w:val="001C0EEE"/>
    <w:rsid w:val="001C0F3E"/>
    <w:rsid w:val="001C3E4F"/>
    <w:rsid w:val="001E06A5"/>
    <w:rsid w:val="001E18D7"/>
    <w:rsid w:val="001E6B8A"/>
    <w:rsid w:val="001F0B5E"/>
    <w:rsid w:val="001F2350"/>
    <w:rsid w:val="001F7423"/>
    <w:rsid w:val="001F7765"/>
    <w:rsid w:val="00200650"/>
    <w:rsid w:val="00202233"/>
    <w:rsid w:val="00210B39"/>
    <w:rsid w:val="00216346"/>
    <w:rsid w:val="0021656A"/>
    <w:rsid w:val="0021663D"/>
    <w:rsid w:val="002268F1"/>
    <w:rsid w:val="00230F18"/>
    <w:rsid w:val="00235ACD"/>
    <w:rsid w:val="00237160"/>
    <w:rsid w:val="00237837"/>
    <w:rsid w:val="00237C4F"/>
    <w:rsid w:val="002429D0"/>
    <w:rsid w:val="002518AE"/>
    <w:rsid w:val="0025322A"/>
    <w:rsid w:val="00253BE9"/>
    <w:rsid w:val="00255E54"/>
    <w:rsid w:val="002562EC"/>
    <w:rsid w:val="00260656"/>
    <w:rsid w:val="00260E23"/>
    <w:rsid w:val="00262552"/>
    <w:rsid w:val="002640B4"/>
    <w:rsid w:val="00264408"/>
    <w:rsid w:val="0026531D"/>
    <w:rsid w:val="00270A5B"/>
    <w:rsid w:val="00271404"/>
    <w:rsid w:val="0027248E"/>
    <w:rsid w:val="0027673E"/>
    <w:rsid w:val="002814FA"/>
    <w:rsid w:val="00283E49"/>
    <w:rsid w:val="0029074A"/>
    <w:rsid w:val="00291AAF"/>
    <w:rsid w:val="00292BB4"/>
    <w:rsid w:val="00292BDE"/>
    <w:rsid w:val="00295551"/>
    <w:rsid w:val="00297719"/>
    <w:rsid w:val="002B1883"/>
    <w:rsid w:val="002B3594"/>
    <w:rsid w:val="002B401B"/>
    <w:rsid w:val="002B653D"/>
    <w:rsid w:val="002B6F04"/>
    <w:rsid w:val="002D1174"/>
    <w:rsid w:val="002D172A"/>
    <w:rsid w:val="002D41C5"/>
    <w:rsid w:val="002D73DA"/>
    <w:rsid w:val="002E1882"/>
    <w:rsid w:val="002E5487"/>
    <w:rsid w:val="002E65AA"/>
    <w:rsid w:val="002E6AFD"/>
    <w:rsid w:val="002E6E2A"/>
    <w:rsid w:val="002E725B"/>
    <w:rsid w:val="002F05E9"/>
    <w:rsid w:val="002F08F3"/>
    <w:rsid w:val="002F3985"/>
    <w:rsid w:val="00301FDB"/>
    <w:rsid w:val="003046D4"/>
    <w:rsid w:val="00307F33"/>
    <w:rsid w:val="003120C0"/>
    <w:rsid w:val="003138B9"/>
    <w:rsid w:val="0031547C"/>
    <w:rsid w:val="00322A79"/>
    <w:rsid w:val="003241E9"/>
    <w:rsid w:val="00324B93"/>
    <w:rsid w:val="00326E80"/>
    <w:rsid w:val="0033582D"/>
    <w:rsid w:val="0033692D"/>
    <w:rsid w:val="00340180"/>
    <w:rsid w:val="003434F2"/>
    <w:rsid w:val="0034351B"/>
    <w:rsid w:val="00346F80"/>
    <w:rsid w:val="0035254B"/>
    <w:rsid w:val="003528F2"/>
    <w:rsid w:val="0035463C"/>
    <w:rsid w:val="00355D15"/>
    <w:rsid w:val="0035712F"/>
    <w:rsid w:val="00363D93"/>
    <w:rsid w:val="003756CC"/>
    <w:rsid w:val="00384393"/>
    <w:rsid w:val="0038590A"/>
    <w:rsid w:val="00390488"/>
    <w:rsid w:val="00396AD2"/>
    <w:rsid w:val="00396B1F"/>
    <w:rsid w:val="00397446"/>
    <w:rsid w:val="003A167F"/>
    <w:rsid w:val="003A2AB5"/>
    <w:rsid w:val="003A4375"/>
    <w:rsid w:val="003A5289"/>
    <w:rsid w:val="003A659F"/>
    <w:rsid w:val="003A775E"/>
    <w:rsid w:val="003C06F1"/>
    <w:rsid w:val="003D2620"/>
    <w:rsid w:val="003D2BEE"/>
    <w:rsid w:val="003D330B"/>
    <w:rsid w:val="003D5E28"/>
    <w:rsid w:val="003E2E35"/>
    <w:rsid w:val="003E3E40"/>
    <w:rsid w:val="003E3F44"/>
    <w:rsid w:val="003F4840"/>
    <w:rsid w:val="003F7B79"/>
    <w:rsid w:val="00403810"/>
    <w:rsid w:val="0040491A"/>
    <w:rsid w:val="004053B8"/>
    <w:rsid w:val="00405DF6"/>
    <w:rsid w:val="00411DC1"/>
    <w:rsid w:val="004122DA"/>
    <w:rsid w:val="00413332"/>
    <w:rsid w:val="00417DFA"/>
    <w:rsid w:val="00421395"/>
    <w:rsid w:val="00432000"/>
    <w:rsid w:val="0043283B"/>
    <w:rsid w:val="004343E7"/>
    <w:rsid w:val="00434C0D"/>
    <w:rsid w:val="0043539F"/>
    <w:rsid w:val="00435879"/>
    <w:rsid w:val="0044284F"/>
    <w:rsid w:val="004453C8"/>
    <w:rsid w:val="004460F2"/>
    <w:rsid w:val="00453E04"/>
    <w:rsid w:val="00460A84"/>
    <w:rsid w:val="004672DC"/>
    <w:rsid w:val="00477137"/>
    <w:rsid w:val="00480068"/>
    <w:rsid w:val="004818E7"/>
    <w:rsid w:val="0048523C"/>
    <w:rsid w:val="0048738D"/>
    <w:rsid w:val="0048796C"/>
    <w:rsid w:val="00490AAA"/>
    <w:rsid w:val="00491F97"/>
    <w:rsid w:val="00492878"/>
    <w:rsid w:val="00493466"/>
    <w:rsid w:val="004A1407"/>
    <w:rsid w:val="004A4313"/>
    <w:rsid w:val="004A5219"/>
    <w:rsid w:val="004A53DE"/>
    <w:rsid w:val="004A71DE"/>
    <w:rsid w:val="004B0199"/>
    <w:rsid w:val="004B0467"/>
    <w:rsid w:val="004B17C2"/>
    <w:rsid w:val="004B4F25"/>
    <w:rsid w:val="004B5892"/>
    <w:rsid w:val="004B6BD9"/>
    <w:rsid w:val="004C0BDA"/>
    <w:rsid w:val="004C4C37"/>
    <w:rsid w:val="004C5D8A"/>
    <w:rsid w:val="004D4B74"/>
    <w:rsid w:val="004D7EAF"/>
    <w:rsid w:val="004F4547"/>
    <w:rsid w:val="004F474C"/>
    <w:rsid w:val="004F7333"/>
    <w:rsid w:val="00500A30"/>
    <w:rsid w:val="00510DF3"/>
    <w:rsid w:val="00514D1B"/>
    <w:rsid w:val="005166CE"/>
    <w:rsid w:val="00517C39"/>
    <w:rsid w:val="00520070"/>
    <w:rsid w:val="00523EF8"/>
    <w:rsid w:val="005251B2"/>
    <w:rsid w:val="0053321C"/>
    <w:rsid w:val="00537DAF"/>
    <w:rsid w:val="00540716"/>
    <w:rsid w:val="00542049"/>
    <w:rsid w:val="00553D9E"/>
    <w:rsid w:val="00554AB0"/>
    <w:rsid w:val="00555A28"/>
    <w:rsid w:val="00560A71"/>
    <w:rsid w:val="00566451"/>
    <w:rsid w:val="005673F7"/>
    <w:rsid w:val="00570EE8"/>
    <w:rsid w:val="00571BAB"/>
    <w:rsid w:val="00577206"/>
    <w:rsid w:val="005839E9"/>
    <w:rsid w:val="00586D49"/>
    <w:rsid w:val="00587DFF"/>
    <w:rsid w:val="00593C1E"/>
    <w:rsid w:val="005947E0"/>
    <w:rsid w:val="00597771"/>
    <w:rsid w:val="005A29BD"/>
    <w:rsid w:val="005A2B7C"/>
    <w:rsid w:val="005A5D33"/>
    <w:rsid w:val="005A713A"/>
    <w:rsid w:val="005B438F"/>
    <w:rsid w:val="005B5BB2"/>
    <w:rsid w:val="005B6B5F"/>
    <w:rsid w:val="005C0871"/>
    <w:rsid w:val="005C19F5"/>
    <w:rsid w:val="005C407E"/>
    <w:rsid w:val="005C6850"/>
    <w:rsid w:val="005D0E7A"/>
    <w:rsid w:val="005D271B"/>
    <w:rsid w:val="005D40D7"/>
    <w:rsid w:val="005D4DE8"/>
    <w:rsid w:val="005E2135"/>
    <w:rsid w:val="005E4650"/>
    <w:rsid w:val="005E5224"/>
    <w:rsid w:val="005E5CDB"/>
    <w:rsid w:val="005E66C2"/>
    <w:rsid w:val="005E74B9"/>
    <w:rsid w:val="005F41BA"/>
    <w:rsid w:val="005F5C0F"/>
    <w:rsid w:val="005F7DE8"/>
    <w:rsid w:val="006022CF"/>
    <w:rsid w:val="00602FA0"/>
    <w:rsid w:val="0060313D"/>
    <w:rsid w:val="00607236"/>
    <w:rsid w:val="00615FE9"/>
    <w:rsid w:val="00616EDF"/>
    <w:rsid w:val="00621310"/>
    <w:rsid w:val="00623826"/>
    <w:rsid w:val="00647868"/>
    <w:rsid w:val="006571C2"/>
    <w:rsid w:val="00662950"/>
    <w:rsid w:val="00663CD7"/>
    <w:rsid w:val="006668AC"/>
    <w:rsid w:val="006702A1"/>
    <w:rsid w:val="00670B6B"/>
    <w:rsid w:val="00673198"/>
    <w:rsid w:val="0067605B"/>
    <w:rsid w:val="006770F4"/>
    <w:rsid w:val="00677FB7"/>
    <w:rsid w:val="006828E2"/>
    <w:rsid w:val="00683FD0"/>
    <w:rsid w:val="00697026"/>
    <w:rsid w:val="006A01F3"/>
    <w:rsid w:val="006A3068"/>
    <w:rsid w:val="006A6918"/>
    <w:rsid w:val="006B0ED4"/>
    <w:rsid w:val="006B1A0F"/>
    <w:rsid w:val="006B7624"/>
    <w:rsid w:val="006C08E0"/>
    <w:rsid w:val="006C4927"/>
    <w:rsid w:val="006C6513"/>
    <w:rsid w:val="006D0A0D"/>
    <w:rsid w:val="006D5EB1"/>
    <w:rsid w:val="006D63C0"/>
    <w:rsid w:val="006E1BE4"/>
    <w:rsid w:val="006E2602"/>
    <w:rsid w:val="006E2E5C"/>
    <w:rsid w:val="006E54E4"/>
    <w:rsid w:val="006E74CD"/>
    <w:rsid w:val="006F638E"/>
    <w:rsid w:val="006F7A8F"/>
    <w:rsid w:val="007009EF"/>
    <w:rsid w:val="007026DD"/>
    <w:rsid w:val="007059AC"/>
    <w:rsid w:val="00707777"/>
    <w:rsid w:val="00723627"/>
    <w:rsid w:val="007335DB"/>
    <w:rsid w:val="00734D08"/>
    <w:rsid w:val="00736467"/>
    <w:rsid w:val="0074036A"/>
    <w:rsid w:val="007426DF"/>
    <w:rsid w:val="00743A08"/>
    <w:rsid w:val="00751BEE"/>
    <w:rsid w:val="0075217F"/>
    <w:rsid w:val="0075533C"/>
    <w:rsid w:val="007569B5"/>
    <w:rsid w:val="00757AA5"/>
    <w:rsid w:val="00760864"/>
    <w:rsid w:val="00760DB9"/>
    <w:rsid w:val="00764115"/>
    <w:rsid w:val="0076794A"/>
    <w:rsid w:val="007704AA"/>
    <w:rsid w:val="0077215A"/>
    <w:rsid w:val="00782914"/>
    <w:rsid w:val="0078582D"/>
    <w:rsid w:val="00791BBC"/>
    <w:rsid w:val="00796E53"/>
    <w:rsid w:val="007B062C"/>
    <w:rsid w:val="007B1E35"/>
    <w:rsid w:val="007B6DFE"/>
    <w:rsid w:val="007B778C"/>
    <w:rsid w:val="007C1179"/>
    <w:rsid w:val="007D2E4D"/>
    <w:rsid w:val="007D4368"/>
    <w:rsid w:val="007D6769"/>
    <w:rsid w:val="007F441D"/>
    <w:rsid w:val="007F4912"/>
    <w:rsid w:val="008039B4"/>
    <w:rsid w:val="0080667D"/>
    <w:rsid w:val="008076C1"/>
    <w:rsid w:val="00807C29"/>
    <w:rsid w:val="008159B5"/>
    <w:rsid w:val="00815FAF"/>
    <w:rsid w:val="00820A70"/>
    <w:rsid w:val="00830A8A"/>
    <w:rsid w:val="00833A69"/>
    <w:rsid w:val="00846A2C"/>
    <w:rsid w:val="00852A56"/>
    <w:rsid w:val="00857B28"/>
    <w:rsid w:val="00860A9F"/>
    <w:rsid w:val="00860C00"/>
    <w:rsid w:val="008649B8"/>
    <w:rsid w:val="0086774E"/>
    <w:rsid w:val="00867A88"/>
    <w:rsid w:val="00870720"/>
    <w:rsid w:val="00873C1E"/>
    <w:rsid w:val="00893E19"/>
    <w:rsid w:val="00895A59"/>
    <w:rsid w:val="00896FF2"/>
    <w:rsid w:val="008979A8"/>
    <w:rsid w:val="008A1646"/>
    <w:rsid w:val="008A442A"/>
    <w:rsid w:val="008A448F"/>
    <w:rsid w:val="008A52E1"/>
    <w:rsid w:val="008A792B"/>
    <w:rsid w:val="008A7B75"/>
    <w:rsid w:val="008B0813"/>
    <w:rsid w:val="008B330A"/>
    <w:rsid w:val="008B4CBF"/>
    <w:rsid w:val="008B6EEC"/>
    <w:rsid w:val="008C51D4"/>
    <w:rsid w:val="008C76D5"/>
    <w:rsid w:val="008D1AA8"/>
    <w:rsid w:val="008D363F"/>
    <w:rsid w:val="008D44E2"/>
    <w:rsid w:val="008E5301"/>
    <w:rsid w:val="008E5540"/>
    <w:rsid w:val="008E6BEF"/>
    <w:rsid w:val="009006B7"/>
    <w:rsid w:val="00902E3C"/>
    <w:rsid w:val="0090689D"/>
    <w:rsid w:val="00911EB5"/>
    <w:rsid w:val="009135DF"/>
    <w:rsid w:val="009174F0"/>
    <w:rsid w:val="0091763D"/>
    <w:rsid w:val="009203A3"/>
    <w:rsid w:val="00925754"/>
    <w:rsid w:val="00931B65"/>
    <w:rsid w:val="00937EE1"/>
    <w:rsid w:val="0094026B"/>
    <w:rsid w:val="009433FC"/>
    <w:rsid w:val="009445B8"/>
    <w:rsid w:val="009473BC"/>
    <w:rsid w:val="00952968"/>
    <w:rsid w:val="00952B48"/>
    <w:rsid w:val="00960419"/>
    <w:rsid w:val="00970BBA"/>
    <w:rsid w:val="00971EB7"/>
    <w:rsid w:val="0097230B"/>
    <w:rsid w:val="009968A6"/>
    <w:rsid w:val="00996CFD"/>
    <w:rsid w:val="009A087A"/>
    <w:rsid w:val="009A0CA1"/>
    <w:rsid w:val="009A25AE"/>
    <w:rsid w:val="009A3FAF"/>
    <w:rsid w:val="009A53C6"/>
    <w:rsid w:val="009A67BB"/>
    <w:rsid w:val="009B05C9"/>
    <w:rsid w:val="009B344B"/>
    <w:rsid w:val="009B4C23"/>
    <w:rsid w:val="009B5F18"/>
    <w:rsid w:val="009B6216"/>
    <w:rsid w:val="009C1A76"/>
    <w:rsid w:val="009C1C59"/>
    <w:rsid w:val="009C242E"/>
    <w:rsid w:val="009C2787"/>
    <w:rsid w:val="009C2B48"/>
    <w:rsid w:val="009C32AB"/>
    <w:rsid w:val="009C537E"/>
    <w:rsid w:val="009C648C"/>
    <w:rsid w:val="009C667E"/>
    <w:rsid w:val="009C709E"/>
    <w:rsid w:val="009D061B"/>
    <w:rsid w:val="009D1AE3"/>
    <w:rsid w:val="009D7638"/>
    <w:rsid w:val="009E076B"/>
    <w:rsid w:val="009E3F21"/>
    <w:rsid w:val="009E7D8B"/>
    <w:rsid w:val="009F0653"/>
    <w:rsid w:val="009F1726"/>
    <w:rsid w:val="009F6D08"/>
    <w:rsid w:val="00A023F2"/>
    <w:rsid w:val="00A071D6"/>
    <w:rsid w:val="00A071E9"/>
    <w:rsid w:val="00A07A04"/>
    <w:rsid w:val="00A07E14"/>
    <w:rsid w:val="00A17304"/>
    <w:rsid w:val="00A20757"/>
    <w:rsid w:val="00A30F95"/>
    <w:rsid w:val="00A30FA6"/>
    <w:rsid w:val="00A31019"/>
    <w:rsid w:val="00A44199"/>
    <w:rsid w:val="00A50E2F"/>
    <w:rsid w:val="00A51A1B"/>
    <w:rsid w:val="00A53D1F"/>
    <w:rsid w:val="00A57633"/>
    <w:rsid w:val="00A717E5"/>
    <w:rsid w:val="00A72F78"/>
    <w:rsid w:val="00A7429B"/>
    <w:rsid w:val="00A74314"/>
    <w:rsid w:val="00A74F31"/>
    <w:rsid w:val="00A77BBE"/>
    <w:rsid w:val="00A80BEA"/>
    <w:rsid w:val="00AA0397"/>
    <w:rsid w:val="00AA48AB"/>
    <w:rsid w:val="00AA7B43"/>
    <w:rsid w:val="00AA7F27"/>
    <w:rsid w:val="00AD0759"/>
    <w:rsid w:val="00AD3625"/>
    <w:rsid w:val="00AD5538"/>
    <w:rsid w:val="00AE0F77"/>
    <w:rsid w:val="00AE2AD1"/>
    <w:rsid w:val="00AE2C2E"/>
    <w:rsid w:val="00AE2F40"/>
    <w:rsid w:val="00AE57CB"/>
    <w:rsid w:val="00AE5976"/>
    <w:rsid w:val="00AE61A9"/>
    <w:rsid w:val="00AF2A1D"/>
    <w:rsid w:val="00AF3153"/>
    <w:rsid w:val="00AF3BFB"/>
    <w:rsid w:val="00AF3D6B"/>
    <w:rsid w:val="00AF7032"/>
    <w:rsid w:val="00B000E1"/>
    <w:rsid w:val="00B0056C"/>
    <w:rsid w:val="00B01E9F"/>
    <w:rsid w:val="00B042F1"/>
    <w:rsid w:val="00B0464B"/>
    <w:rsid w:val="00B064A0"/>
    <w:rsid w:val="00B10273"/>
    <w:rsid w:val="00B148AF"/>
    <w:rsid w:val="00B16504"/>
    <w:rsid w:val="00B17716"/>
    <w:rsid w:val="00B21C6E"/>
    <w:rsid w:val="00B245C5"/>
    <w:rsid w:val="00B27080"/>
    <w:rsid w:val="00B275D9"/>
    <w:rsid w:val="00B3524F"/>
    <w:rsid w:val="00B36199"/>
    <w:rsid w:val="00B361E7"/>
    <w:rsid w:val="00B3798F"/>
    <w:rsid w:val="00B40C9C"/>
    <w:rsid w:val="00B4261D"/>
    <w:rsid w:val="00B426E9"/>
    <w:rsid w:val="00B4394D"/>
    <w:rsid w:val="00B44451"/>
    <w:rsid w:val="00B46A85"/>
    <w:rsid w:val="00B6094D"/>
    <w:rsid w:val="00B63849"/>
    <w:rsid w:val="00B67053"/>
    <w:rsid w:val="00B674BB"/>
    <w:rsid w:val="00B70EB7"/>
    <w:rsid w:val="00B7421F"/>
    <w:rsid w:val="00B777C1"/>
    <w:rsid w:val="00B862BA"/>
    <w:rsid w:val="00BA2DD6"/>
    <w:rsid w:val="00BA439F"/>
    <w:rsid w:val="00BC0066"/>
    <w:rsid w:val="00BC5723"/>
    <w:rsid w:val="00BC5C07"/>
    <w:rsid w:val="00BC61AF"/>
    <w:rsid w:val="00BD231D"/>
    <w:rsid w:val="00BE4120"/>
    <w:rsid w:val="00BE4F0E"/>
    <w:rsid w:val="00BE5704"/>
    <w:rsid w:val="00BE5EDF"/>
    <w:rsid w:val="00BE7FEB"/>
    <w:rsid w:val="00BF0836"/>
    <w:rsid w:val="00BF1EC0"/>
    <w:rsid w:val="00BF2166"/>
    <w:rsid w:val="00BF4494"/>
    <w:rsid w:val="00C04FDF"/>
    <w:rsid w:val="00C07488"/>
    <w:rsid w:val="00C1200E"/>
    <w:rsid w:val="00C1475D"/>
    <w:rsid w:val="00C14D7B"/>
    <w:rsid w:val="00C2148F"/>
    <w:rsid w:val="00C21722"/>
    <w:rsid w:val="00C23DEE"/>
    <w:rsid w:val="00C27B0F"/>
    <w:rsid w:val="00C31B54"/>
    <w:rsid w:val="00C321EE"/>
    <w:rsid w:val="00C33760"/>
    <w:rsid w:val="00C3786D"/>
    <w:rsid w:val="00C415DE"/>
    <w:rsid w:val="00C41DE9"/>
    <w:rsid w:val="00C45AFE"/>
    <w:rsid w:val="00C51574"/>
    <w:rsid w:val="00C561BB"/>
    <w:rsid w:val="00C56562"/>
    <w:rsid w:val="00C60932"/>
    <w:rsid w:val="00C629EF"/>
    <w:rsid w:val="00C654C1"/>
    <w:rsid w:val="00C67726"/>
    <w:rsid w:val="00C70ACB"/>
    <w:rsid w:val="00C716B3"/>
    <w:rsid w:val="00C74A6D"/>
    <w:rsid w:val="00C76E61"/>
    <w:rsid w:val="00C772AD"/>
    <w:rsid w:val="00C84B1B"/>
    <w:rsid w:val="00C85969"/>
    <w:rsid w:val="00C96632"/>
    <w:rsid w:val="00CB2B77"/>
    <w:rsid w:val="00CC0625"/>
    <w:rsid w:val="00CC52ED"/>
    <w:rsid w:val="00CC6CC8"/>
    <w:rsid w:val="00CC77D5"/>
    <w:rsid w:val="00CD14AE"/>
    <w:rsid w:val="00CD1FD9"/>
    <w:rsid w:val="00CD26DD"/>
    <w:rsid w:val="00CD2C54"/>
    <w:rsid w:val="00CD5122"/>
    <w:rsid w:val="00CD7AF2"/>
    <w:rsid w:val="00CE2E4D"/>
    <w:rsid w:val="00CE5E06"/>
    <w:rsid w:val="00CE70AD"/>
    <w:rsid w:val="00CF7952"/>
    <w:rsid w:val="00D0057C"/>
    <w:rsid w:val="00D0295B"/>
    <w:rsid w:val="00D06F67"/>
    <w:rsid w:val="00D105E8"/>
    <w:rsid w:val="00D1428A"/>
    <w:rsid w:val="00D144FF"/>
    <w:rsid w:val="00D15702"/>
    <w:rsid w:val="00D16888"/>
    <w:rsid w:val="00D20819"/>
    <w:rsid w:val="00D21AE5"/>
    <w:rsid w:val="00D2624A"/>
    <w:rsid w:val="00D3063A"/>
    <w:rsid w:val="00D35A48"/>
    <w:rsid w:val="00D43E6F"/>
    <w:rsid w:val="00D57FE7"/>
    <w:rsid w:val="00D62683"/>
    <w:rsid w:val="00D67624"/>
    <w:rsid w:val="00D7574B"/>
    <w:rsid w:val="00D81BC6"/>
    <w:rsid w:val="00D84167"/>
    <w:rsid w:val="00D8700D"/>
    <w:rsid w:val="00D94B35"/>
    <w:rsid w:val="00DA238C"/>
    <w:rsid w:val="00DA560B"/>
    <w:rsid w:val="00DB2221"/>
    <w:rsid w:val="00DB4ED0"/>
    <w:rsid w:val="00DC1844"/>
    <w:rsid w:val="00DC79AC"/>
    <w:rsid w:val="00DD4D40"/>
    <w:rsid w:val="00DD60BB"/>
    <w:rsid w:val="00DD6D08"/>
    <w:rsid w:val="00DE199C"/>
    <w:rsid w:val="00DF2F83"/>
    <w:rsid w:val="00DF612F"/>
    <w:rsid w:val="00DF7D2F"/>
    <w:rsid w:val="00E07887"/>
    <w:rsid w:val="00E10175"/>
    <w:rsid w:val="00E12603"/>
    <w:rsid w:val="00E13562"/>
    <w:rsid w:val="00E141B8"/>
    <w:rsid w:val="00E15987"/>
    <w:rsid w:val="00E176E2"/>
    <w:rsid w:val="00E253CF"/>
    <w:rsid w:val="00E27EA0"/>
    <w:rsid w:val="00E33D5B"/>
    <w:rsid w:val="00E348B0"/>
    <w:rsid w:val="00E4082A"/>
    <w:rsid w:val="00E425E9"/>
    <w:rsid w:val="00E43A96"/>
    <w:rsid w:val="00E45467"/>
    <w:rsid w:val="00E4588E"/>
    <w:rsid w:val="00E503E2"/>
    <w:rsid w:val="00E5629C"/>
    <w:rsid w:val="00E6092B"/>
    <w:rsid w:val="00E61111"/>
    <w:rsid w:val="00E63707"/>
    <w:rsid w:val="00E764AA"/>
    <w:rsid w:val="00E77A32"/>
    <w:rsid w:val="00E82207"/>
    <w:rsid w:val="00E857BB"/>
    <w:rsid w:val="00EA0B9D"/>
    <w:rsid w:val="00EA10D7"/>
    <w:rsid w:val="00EA27DB"/>
    <w:rsid w:val="00EA4FFD"/>
    <w:rsid w:val="00EB55FA"/>
    <w:rsid w:val="00EC09F4"/>
    <w:rsid w:val="00EC17E8"/>
    <w:rsid w:val="00EC6037"/>
    <w:rsid w:val="00ED16BB"/>
    <w:rsid w:val="00ED3757"/>
    <w:rsid w:val="00ED7185"/>
    <w:rsid w:val="00EE3370"/>
    <w:rsid w:val="00EE3C4A"/>
    <w:rsid w:val="00EF1B79"/>
    <w:rsid w:val="00EF2B88"/>
    <w:rsid w:val="00EF362D"/>
    <w:rsid w:val="00EF4238"/>
    <w:rsid w:val="00F02B89"/>
    <w:rsid w:val="00F030BA"/>
    <w:rsid w:val="00F04C85"/>
    <w:rsid w:val="00F04EFB"/>
    <w:rsid w:val="00F12E84"/>
    <w:rsid w:val="00F204AB"/>
    <w:rsid w:val="00F24C7F"/>
    <w:rsid w:val="00F311E7"/>
    <w:rsid w:val="00F3284F"/>
    <w:rsid w:val="00F34CB0"/>
    <w:rsid w:val="00F4194D"/>
    <w:rsid w:val="00F50EFD"/>
    <w:rsid w:val="00F5444E"/>
    <w:rsid w:val="00F557C4"/>
    <w:rsid w:val="00F63C11"/>
    <w:rsid w:val="00F63FCA"/>
    <w:rsid w:val="00F6410B"/>
    <w:rsid w:val="00F649DE"/>
    <w:rsid w:val="00F67322"/>
    <w:rsid w:val="00F70156"/>
    <w:rsid w:val="00F7047B"/>
    <w:rsid w:val="00F70D64"/>
    <w:rsid w:val="00F71C19"/>
    <w:rsid w:val="00F807C9"/>
    <w:rsid w:val="00F829C9"/>
    <w:rsid w:val="00F8346F"/>
    <w:rsid w:val="00F86C4B"/>
    <w:rsid w:val="00F86DA4"/>
    <w:rsid w:val="00F914FA"/>
    <w:rsid w:val="00F94A6C"/>
    <w:rsid w:val="00F94ADE"/>
    <w:rsid w:val="00F953BF"/>
    <w:rsid w:val="00F953D7"/>
    <w:rsid w:val="00FA1324"/>
    <w:rsid w:val="00FA43E0"/>
    <w:rsid w:val="00FA5361"/>
    <w:rsid w:val="00FB2B6B"/>
    <w:rsid w:val="00FC18CA"/>
    <w:rsid w:val="00FC301D"/>
    <w:rsid w:val="00FC6C26"/>
    <w:rsid w:val="00FD0C01"/>
    <w:rsid w:val="00FD3136"/>
    <w:rsid w:val="00FD4871"/>
    <w:rsid w:val="00FD6290"/>
    <w:rsid w:val="00FD643B"/>
    <w:rsid w:val="00FE1520"/>
    <w:rsid w:val="00FE3E80"/>
    <w:rsid w:val="00FE7F99"/>
    <w:rsid w:val="00FF08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1C0D9"/>
  <w15:chartTrackingRefBased/>
  <w15:docId w15:val="{E1696D7D-B2A6-E54A-BD86-08EE90AA3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5B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84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4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4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1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1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1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1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4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4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167"/>
    <w:rPr>
      <w:rFonts w:eastAsiaTheme="majorEastAsia" w:cstheme="majorBidi"/>
      <w:color w:val="272727" w:themeColor="text1" w:themeTint="D8"/>
    </w:rPr>
  </w:style>
  <w:style w:type="paragraph" w:styleId="Title">
    <w:name w:val="Title"/>
    <w:basedOn w:val="Normal"/>
    <w:next w:val="Normal"/>
    <w:link w:val="TitleChar"/>
    <w:uiPriority w:val="10"/>
    <w:qFormat/>
    <w:rsid w:val="00D841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167"/>
    <w:pPr>
      <w:spacing w:before="160"/>
      <w:jc w:val="center"/>
    </w:pPr>
    <w:rPr>
      <w:i/>
      <w:iCs/>
      <w:color w:val="404040" w:themeColor="text1" w:themeTint="BF"/>
    </w:rPr>
  </w:style>
  <w:style w:type="character" w:customStyle="1" w:styleId="QuoteChar">
    <w:name w:val="Quote Char"/>
    <w:basedOn w:val="DefaultParagraphFont"/>
    <w:link w:val="Quote"/>
    <w:uiPriority w:val="29"/>
    <w:rsid w:val="00D84167"/>
    <w:rPr>
      <w:i/>
      <w:iCs/>
      <w:color w:val="404040" w:themeColor="text1" w:themeTint="BF"/>
    </w:rPr>
  </w:style>
  <w:style w:type="paragraph" w:styleId="ListParagraph">
    <w:name w:val="List Paragraph"/>
    <w:basedOn w:val="Normal"/>
    <w:uiPriority w:val="34"/>
    <w:qFormat/>
    <w:rsid w:val="00D84167"/>
    <w:pPr>
      <w:ind w:left="720"/>
      <w:contextualSpacing/>
    </w:pPr>
  </w:style>
  <w:style w:type="character" w:styleId="IntenseEmphasis">
    <w:name w:val="Intense Emphasis"/>
    <w:basedOn w:val="DefaultParagraphFont"/>
    <w:uiPriority w:val="21"/>
    <w:qFormat/>
    <w:rsid w:val="00D84167"/>
    <w:rPr>
      <w:i/>
      <w:iCs/>
      <w:color w:val="0F4761" w:themeColor="accent1" w:themeShade="BF"/>
    </w:rPr>
  </w:style>
  <w:style w:type="paragraph" w:styleId="IntenseQuote">
    <w:name w:val="Intense Quote"/>
    <w:basedOn w:val="Normal"/>
    <w:next w:val="Normal"/>
    <w:link w:val="IntenseQuoteChar"/>
    <w:uiPriority w:val="30"/>
    <w:qFormat/>
    <w:rsid w:val="00D84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167"/>
    <w:rPr>
      <w:i/>
      <w:iCs/>
      <w:color w:val="0F4761" w:themeColor="accent1" w:themeShade="BF"/>
    </w:rPr>
  </w:style>
  <w:style w:type="character" w:styleId="IntenseReference">
    <w:name w:val="Intense Reference"/>
    <w:basedOn w:val="DefaultParagraphFont"/>
    <w:uiPriority w:val="32"/>
    <w:qFormat/>
    <w:rsid w:val="00D84167"/>
    <w:rPr>
      <w:b/>
      <w:bCs/>
      <w:smallCaps/>
      <w:color w:val="0F4761" w:themeColor="accent1" w:themeShade="BF"/>
      <w:spacing w:val="5"/>
    </w:rPr>
  </w:style>
  <w:style w:type="paragraph" w:styleId="NormalWeb">
    <w:name w:val="Normal (Web)"/>
    <w:basedOn w:val="Normal"/>
    <w:uiPriority w:val="99"/>
    <w:unhideWhenUsed/>
    <w:rsid w:val="00D84167"/>
    <w:pPr>
      <w:spacing w:before="100" w:beforeAutospacing="1" w:after="100" w:afterAutospacing="1"/>
    </w:pPr>
  </w:style>
  <w:style w:type="character" w:styleId="Strong">
    <w:name w:val="Strong"/>
    <w:basedOn w:val="DefaultParagraphFont"/>
    <w:uiPriority w:val="22"/>
    <w:qFormat/>
    <w:rsid w:val="00D84167"/>
    <w:rPr>
      <w:b/>
      <w:bCs/>
    </w:rPr>
  </w:style>
  <w:style w:type="character" w:customStyle="1" w:styleId="apple-converted-space">
    <w:name w:val="apple-converted-space"/>
    <w:basedOn w:val="DefaultParagraphFont"/>
    <w:rsid w:val="00D84167"/>
  </w:style>
  <w:style w:type="character" w:styleId="Emphasis">
    <w:name w:val="Emphasis"/>
    <w:basedOn w:val="DefaultParagraphFont"/>
    <w:uiPriority w:val="20"/>
    <w:qFormat/>
    <w:rsid w:val="00D84167"/>
    <w:rPr>
      <w:i/>
      <w:iCs/>
    </w:rPr>
  </w:style>
  <w:style w:type="paragraph" w:styleId="Bibliography">
    <w:name w:val="Bibliography"/>
    <w:basedOn w:val="Normal"/>
    <w:next w:val="Normal"/>
    <w:uiPriority w:val="37"/>
    <w:unhideWhenUsed/>
    <w:rsid w:val="00566451"/>
    <w:pPr>
      <w:tabs>
        <w:tab w:val="left" w:pos="260"/>
        <w:tab w:val="left" w:pos="380"/>
      </w:tabs>
      <w:spacing w:after="240"/>
      <w:ind w:left="384" w:hanging="384"/>
    </w:pPr>
  </w:style>
  <w:style w:type="character" w:styleId="CommentReference">
    <w:name w:val="annotation reference"/>
    <w:basedOn w:val="DefaultParagraphFont"/>
    <w:uiPriority w:val="99"/>
    <w:semiHidden/>
    <w:unhideWhenUsed/>
    <w:rsid w:val="00AD0759"/>
    <w:rPr>
      <w:sz w:val="16"/>
      <w:szCs w:val="16"/>
    </w:rPr>
  </w:style>
  <w:style w:type="paragraph" w:styleId="CommentText">
    <w:name w:val="annotation text"/>
    <w:basedOn w:val="Normal"/>
    <w:link w:val="CommentTextChar"/>
    <w:uiPriority w:val="99"/>
    <w:semiHidden/>
    <w:unhideWhenUsed/>
    <w:rsid w:val="00AD0759"/>
    <w:rPr>
      <w:sz w:val="20"/>
      <w:szCs w:val="20"/>
    </w:rPr>
  </w:style>
  <w:style w:type="character" w:customStyle="1" w:styleId="CommentTextChar">
    <w:name w:val="Comment Text Char"/>
    <w:basedOn w:val="DefaultParagraphFont"/>
    <w:link w:val="CommentText"/>
    <w:uiPriority w:val="99"/>
    <w:semiHidden/>
    <w:rsid w:val="00AD075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D0759"/>
    <w:rPr>
      <w:b/>
      <w:bCs/>
    </w:rPr>
  </w:style>
  <w:style w:type="character" w:customStyle="1" w:styleId="CommentSubjectChar">
    <w:name w:val="Comment Subject Char"/>
    <w:basedOn w:val="CommentTextChar"/>
    <w:link w:val="CommentSubject"/>
    <w:uiPriority w:val="99"/>
    <w:semiHidden/>
    <w:rsid w:val="00AD0759"/>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493466"/>
    <w:pPr>
      <w:spacing w:after="0" w:line="240" w:lineRule="auto"/>
    </w:pPr>
    <w:rPr>
      <w:rFonts w:ascii="Times New Roman" w:eastAsia="Times New Roman" w:hAnsi="Times New Roman" w:cs="Times New Roman"/>
      <w:kern w:val="0"/>
      <w14:ligatures w14:val="none"/>
    </w:rPr>
  </w:style>
  <w:style w:type="paragraph" w:customStyle="1" w:styleId="p1">
    <w:name w:val="p1"/>
    <w:basedOn w:val="Normal"/>
    <w:rsid w:val="00B27080"/>
    <w:pPr>
      <w:spacing w:before="100" w:beforeAutospacing="1" w:after="100" w:afterAutospacing="1"/>
    </w:pPr>
  </w:style>
  <w:style w:type="character" w:customStyle="1" w:styleId="s1">
    <w:name w:val="s1"/>
    <w:basedOn w:val="DefaultParagraphFont"/>
    <w:rsid w:val="00B27080"/>
  </w:style>
  <w:style w:type="character" w:styleId="HTMLCode">
    <w:name w:val="HTML Code"/>
    <w:basedOn w:val="DefaultParagraphFont"/>
    <w:uiPriority w:val="99"/>
    <w:semiHidden/>
    <w:unhideWhenUsed/>
    <w:rsid w:val="00E5629C"/>
    <w:rPr>
      <w:rFonts w:ascii="Courier New" w:eastAsia="Times New Roman" w:hAnsi="Courier New" w:cs="Courier New"/>
      <w:sz w:val="20"/>
      <w:szCs w:val="20"/>
    </w:rPr>
  </w:style>
  <w:style w:type="character" w:styleId="Hyperlink">
    <w:name w:val="Hyperlink"/>
    <w:basedOn w:val="DefaultParagraphFont"/>
    <w:uiPriority w:val="99"/>
    <w:unhideWhenUsed/>
    <w:rsid w:val="00602FA0"/>
    <w:rPr>
      <w:color w:val="467886" w:themeColor="hyperlink"/>
      <w:u w:val="single"/>
    </w:rPr>
  </w:style>
  <w:style w:type="character" w:styleId="UnresolvedMention">
    <w:name w:val="Unresolved Mention"/>
    <w:basedOn w:val="DefaultParagraphFont"/>
    <w:uiPriority w:val="99"/>
    <w:semiHidden/>
    <w:unhideWhenUsed/>
    <w:rsid w:val="00602FA0"/>
    <w:rPr>
      <w:color w:val="605E5C"/>
      <w:shd w:val="clear" w:color="auto" w:fill="E1DFDD"/>
    </w:rPr>
  </w:style>
  <w:style w:type="character" w:styleId="LineNumber">
    <w:name w:val="line number"/>
    <w:basedOn w:val="DefaultParagraphFont"/>
    <w:uiPriority w:val="99"/>
    <w:semiHidden/>
    <w:unhideWhenUsed/>
    <w:rsid w:val="00432000"/>
  </w:style>
  <w:style w:type="paragraph" w:styleId="Footer">
    <w:name w:val="footer"/>
    <w:basedOn w:val="Normal"/>
    <w:link w:val="FooterChar"/>
    <w:uiPriority w:val="99"/>
    <w:unhideWhenUsed/>
    <w:rsid w:val="00432000"/>
    <w:pPr>
      <w:tabs>
        <w:tab w:val="center" w:pos="4680"/>
        <w:tab w:val="right" w:pos="9360"/>
      </w:tabs>
    </w:pPr>
  </w:style>
  <w:style w:type="character" w:customStyle="1" w:styleId="FooterChar">
    <w:name w:val="Footer Char"/>
    <w:basedOn w:val="DefaultParagraphFont"/>
    <w:link w:val="Footer"/>
    <w:uiPriority w:val="99"/>
    <w:rsid w:val="0043200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432000"/>
  </w:style>
  <w:style w:type="table" w:styleId="TableGrid">
    <w:name w:val="Table Grid"/>
    <w:basedOn w:val="TableNormal"/>
    <w:uiPriority w:val="39"/>
    <w:rsid w:val="00B00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A2D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github.com/reblocke/Hypercap-CC-NLP"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21A6A-8558-E24A-B566-90F96836AE8C}">
  <ds:schemaRefs>
    <ds:schemaRef ds:uri="http://schemas.openxmlformats.org/officeDocument/2006/bibliography"/>
  </ds:schemaRefs>
</ds:datastoreItem>
</file>

<file path=docMetadata/LabelInfo.xml><?xml version="1.0" encoding="utf-8"?>
<clbl:labelList xmlns:clbl="http://schemas.microsoft.com/office/2020/mipLabelMetadata">
  <clbl:label id="{170051ed-867f-4092-a6af-8a42e27b7e09}" enabled="1" method="Standard" siteId="{5217e0e7-539d-4563-b1bf-7c6dcf074f91}" contentBits="0" removed="0"/>
  <clbl:label id="{1a229230-59b3-4fd8-af36-138931aade8d}" enabled="1" method="Standard" siteId="{a79016de-bdd0-4e47-91f4-79416ab912ad}" contentBits="0" removed="0"/>
</clbl:labelList>
</file>

<file path=docProps/app.xml><?xml version="1.0" encoding="utf-8"?>
<Properties xmlns="http://schemas.openxmlformats.org/officeDocument/2006/extended-properties" xmlns:vt="http://schemas.openxmlformats.org/officeDocument/2006/docPropsVTypes">
  <Template>Normal.dotm</Template>
  <TotalTime>74</TotalTime>
  <Pages>37</Pages>
  <Words>17158</Words>
  <Characters>97806</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Hatem A Merdad</dc:creator>
  <cp:keywords/>
  <dc:description/>
  <cp:lastModifiedBy>Brian Locke</cp:lastModifiedBy>
  <cp:revision>1</cp:revision>
  <dcterms:created xsi:type="dcterms:W3CDTF">2026-08-29T19:32:00Z</dcterms:created>
  <dcterms:modified xsi:type="dcterms:W3CDTF">2026-09-08T16:31:00Z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id="hWU8vSXM"/&gt;&lt;style id="http://www.zotero.org/styles/nlm-citation-sequence" locale="en-US" hasBibliography="1" bibliographyStyleHasBeenSet="1"/&gt;&lt;prefs&gt;&lt;pref name="fieldType" value="Field"/&gt;&lt;/prefs&gt;&lt;</vt:lpwstr>
  </property>
  <property fmtid="{D5CDD505-2E9C-101B-9397-08002B2CF9AE}" pid="3" name="ZOTERO_PREF_2">
    <vt:lpwstr>/data&gt;</vt:lpwstr>
  </property>
</Properties>
</file>